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77BC8" w14:textId="1BE5E316" w:rsidR="005C4148" w:rsidRPr="00A40902" w:rsidRDefault="00312C9C">
      <w:pPr>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 xml:space="preserve">Portable </w:t>
      </w:r>
      <w:r w:rsidR="00DC79CC">
        <w:rPr>
          <w:rFonts w:ascii="Times New Roman" w:eastAsia="Times New Roman" w:hAnsi="Times New Roman" w:cs="Times New Roman"/>
          <w:b/>
          <w:sz w:val="28"/>
          <w:szCs w:val="28"/>
          <w:lang w:val="en-GB"/>
        </w:rPr>
        <w:t xml:space="preserve">flow </w:t>
      </w:r>
      <w:r>
        <w:rPr>
          <w:rFonts w:ascii="Times New Roman" w:eastAsia="Times New Roman" w:hAnsi="Times New Roman" w:cs="Times New Roman"/>
          <w:b/>
          <w:sz w:val="28"/>
          <w:szCs w:val="28"/>
          <w:lang w:val="en-GB"/>
        </w:rPr>
        <w:t>multiplex</w:t>
      </w:r>
      <w:r w:rsidR="00DC79CC">
        <w:rPr>
          <w:rFonts w:ascii="Times New Roman" w:eastAsia="Times New Roman" w:hAnsi="Times New Roman" w:cs="Times New Roman"/>
          <w:b/>
          <w:sz w:val="28"/>
          <w:szCs w:val="28"/>
          <w:lang w:val="en-GB"/>
        </w:rPr>
        <w:t>ing</w:t>
      </w:r>
      <w:r>
        <w:rPr>
          <w:rFonts w:ascii="Times New Roman" w:eastAsia="Times New Roman" w:hAnsi="Times New Roman" w:cs="Times New Roman"/>
          <w:b/>
          <w:sz w:val="28"/>
          <w:szCs w:val="28"/>
          <w:lang w:val="en-GB"/>
        </w:rPr>
        <w:t xml:space="preserve"> device for continuous</w:t>
      </w:r>
      <w:r w:rsidR="00DC79CC">
        <w:rPr>
          <w:rFonts w:ascii="Times New Roman" w:eastAsia="Times New Roman" w:hAnsi="Times New Roman" w:cs="Times New Roman"/>
          <w:b/>
          <w:sz w:val="28"/>
          <w:szCs w:val="28"/>
          <w:lang w:val="en-GB"/>
        </w:rPr>
        <w:t>,</w:t>
      </w:r>
      <w:r>
        <w:rPr>
          <w:rFonts w:ascii="Times New Roman" w:eastAsia="Times New Roman" w:hAnsi="Times New Roman" w:cs="Times New Roman"/>
          <w:b/>
          <w:sz w:val="28"/>
          <w:szCs w:val="28"/>
          <w:lang w:val="en-GB"/>
        </w:rPr>
        <w:t xml:space="preserve"> </w:t>
      </w:r>
      <w:r w:rsidR="00B11667" w:rsidRPr="00A40902">
        <w:rPr>
          <w:rFonts w:ascii="Times New Roman" w:eastAsia="Times New Roman" w:hAnsi="Times New Roman" w:cs="Times New Roman"/>
          <w:b/>
          <w:i/>
          <w:sz w:val="28"/>
          <w:szCs w:val="28"/>
          <w:lang w:val="en-GB"/>
        </w:rPr>
        <w:t>i</w:t>
      </w:r>
      <w:r w:rsidRPr="00A40902">
        <w:rPr>
          <w:rFonts w:ascii="Times New Roman" w:eastAsia="Times New Roman" w:hAnsi="Times New Roman" w:cs="Times New Roman"/>
          <w:b/>
          <w:i/>
          <w:sz w:val="28"/>
          <w:szCs w:val="28"/>
          <w:lang w:val="en-GB"/>
        </w:rPr>
        <w:t>n situ</w:t>
      </w:r>
      <w:r w:rsidRPr="00A40902">
        <w:rPr>
          <w:rFonts w:ascii="Times New Roman" w:eastAsia="Times New Roman" w:hAnsi="Times New Roman" w:cs="Times New Roman"/>
          <w:b/>
          <w:sz w:val="28"/>
          <w:szCs w:val="28"/>
          <w:lang w:val="en-GB"/>
        </w:rPr>
        <w:t xml:space="preserve"> </w:t>
      </w:r>
      <w:proofErr w:type="spellStart"/>
      <w:r w:rsidRPr="00A40902">
        <w:rPr>
          <w:rFonts w:ascii="Times New Roman" w:eastAsia="Times New Roman" w:hAnsi="Times New Roman" w:cs="Times New Roman"/>
          <w:b/>
          <w:sz w:val="28"/>
          <w:szCs w:val="28"/>
          <w:lang w:val="en-GB"/>
        </w:rPr>
        <w:t>biodetection</w:t>
      </w:r>
      <w:proofErr w:type="spellEnd"/>
      <w:r w:rsidRPr="00A40902">
        <w:rPr>
          <w:rFonts w:ascii="Times New Roman" w:eastAsia="Times New Roman" w:hAnsi="Times New Roman" w:cs="Times New Roman"/>
          <w:b/>
          <w:sz w:val="28"/>
          <w:szCs w:val="28"/>
          <w:lang w:val="en-GB"/>
        </w:rPr>
        <w:t xml:space="preserve"> </w:t>
      </w:r>
      <w:r>
        <w:rPr>
          <w:rFonts w:ascii="Times New Roman" w:eastAsia="Times New Roman" w:hAnsi="Times New Roman" w:cs="Times New Roman"/>
          <w:b/>
          <w:sz w:val="28"/>
          <w:szCs w:val="28"/>
          <w:lang w:val="en-GB"/>
        </w:rPr>
        <w:t xml:space="preserve">of </w:t>
      </w:r>
      <w:r w:rsidR="00502FAB">
        <w:rPr>
          <w:rFonts w:ascii="Times New Roman" w:eastAsia="Times New Roman" w:hAnsi="Times New Roman" w:cs="Times New Roman"/>
          <w:b/>
          <w:sz w:val="28"/>
          <w:szCs w:val="28"/>
          <w:lang w:val="en-GB"/>
        </w:rPr>
        <w:t>environmental</w:t>
      </w:r>
      <w:r>
        <w:rPr>
          <w:rFonts w:ascii="Times New Roman" w:eastAsia="Times New Roman" w:hAnsi="Times New Roman" w:cs="Times New Roman"/>
          <w:b/>
          <w:sz w:val="28"/>
          <w:szCs w:val="28"/>
          <w:lang w:val="en-GB"/>
        </w:rPr>
        <w:t xml:space="preserve"> contaminants</w:t>
      </w:r>
    </w:p>
    <w:p w14:paraId="67BBBE1A" w14:textId="0EF0F51A" w:rsidR="008D5C2E" w:rsidRDefault="008D5C2E" w:rsidP="008D5C2E">
      <w:pPr>
        <w:jc w:val="both"/>
        <w:rPr>
          <w:rFonts w:ascii="Times New Roman" w:eastAsia="Times New Roman" w:hAnsi="Times New Roman" w:cs="Times New Roman"/>
          <w:lang w:val="es-ES"/>
        </w:rPr>
      </w:pPr>
      <w:r w:rsidRPr="00237F60">
        <w:rPr>
          <w:rFonts w:ascii="Times New Roman" w:eastAsia="Times New Roman" w:hAnsi="Times New Roman" w:cs="Times New Roman"/>
          <w:lang w:val="es-ES"/>
        </w:rPr>
        <w:t xml:space="preserve">J.-Pablo </w:t>
      </w:r>
      <w:proofErr w:type="spellStart"/>
      <w:proofErr w:type="gramStart"/>
      <w:r w:rsidRPr="00237F60">
        <w:rPr>
          <w:rFonts w:ascii="Times New Roman" w:eastAsia="Times New Roman" w:hAnsi="Times New Roman" w:cs="Times New Roman"/>
          <w:lang w:val="es-ES"/>
        </w:rPr>
        <w:t>Salvador</w:t>
      </w:r>
      <w:r w:rsidR="00B44E78">
        <w:rPr>
          <w:rFonts w:ascii="Times New Roman" w:eastAsia="Times New Roman" w:hAnsi="Times New Roman" w:cs="Times New Roman"/>
          <w:vertAlign w:val="superscript"/>
          <w:lang w:val="es-ES"/>
        </w:rPr>
        <w:t>a</w:t>
      </w:r>
      <w:r w:rsidRPr="00A40902">
        <w:rPr>
          <w:rFonts w:ascii="Times New Roman" w:eastAsia="Times New Roman" w:hAnsi="Times New Roman" w:cs="Times New Roman"/>
          <w:vertAlign w:val="superscript"/>
          <w:lang w:val="es-ES"/>
        </w:rPr>
        <w:t>,</w:t>
      </w:r>
      <w:r w:rsidR="00B44E78">
        <w:rPr>
          <w:rFonts w:ascii="Times New Roman" w:eastAsia="Times New Roman" w:hAnsi="Times New Roman" w:cs="Times New Roman"/>
          <w:vertAlign w:val="superscript"/>
          <w:lang w:val="es-ES"/>
        </w:rPr>
        <w:t>b</w:t>
      </w:r>
      <w:proofErr w:type="spellEnd"/>
      <w:proofErr w:type="gramEnd"/>
      <w:r w:rsidRPr="00237F60">
        <w:rPr>
          <w:rFonts w:ascii="Times New Roman" w:eastAsia="Times New Roman" w:hAnsi="Times New Roman" w:cs="Times New Roman"/>
          <w:lang w:val="es-ES"/>
        </w:rPr>
        <w:t xml:space="preserve">, M.-Pilar </w:t>
      </w:r>
      <w:proofErr w:type="spellStart"/>
      <w:r w:rsidRPr="00237F60">
        <w:rPr>
          <w:rFonts w:ascii="Times New Roman" w:eastAsia="Times New Roman" w:hAnsi="Times New Roman" w:cs="Times New Roman"/>
          <w:lang w:val="es-ES"/>
        </w:rPr>
        <w:t>Marco</w:t>
      </w:r>
      <w:r w:rsidR="00B44E78">
        <w:rPr>
          <w:rFonts w:ascii="Times New Roman" w:eastAsia="Times New Roman" w:hAnsi="Times New Roman" w:cs="Times New Roman"/>
          <w:vertAlign w:val="superscript"/>
          <w:lang w:val="es-ES"/>
        </w:rPr>
        <w:t>a</w:t>
      </w:r>
      <w:r w:rsidRPr="00A40902">
        <w:rPr>
          <w:rFonts w:ascii="Times New Roman" w:eastAsia="Times New Roman" w:hAnsi="Times New Roman" w:cs="Times New Roman"/>
          <w:vertAlign w:val="superscript"/>
          <w:lang w:val="es-ES"/>
        </w:rPr>
        <w:t>,</w:t>
      </w:r>
      <w:r w:rsidR="00B44E78">
        <w:rPr>
          <w:rFonts w:ascii="Times New Roman" w:eastAsia="Times New Roman" w:hAnsi="Times New Roman" w:cs="Times New Roman"/>
          <w:vertAlign w:val="superscript"/>
          <w:lang w:val="es-ES"/>
        </w:rPr>
        <w:t>b</w:t>
      </w:r>
      <w:proofErr w:type="spellEnd"/>
      <w:r>
        <w:rPr>
          <w:rFonts w:ascii="Times New Roman" w:eastAsia="Times New Roman" w:hAnsi="Times New Roman" w:cs="Times New Roman"/>
          <w:lang w:val="es-ES"/>
        </w:rPr>
        <w:t xml:space="preserve">, </w:t>
      </w:r>
      <w:r w:rsidRPr="00E80A38">
        <w:rPr>
          <w:rFonts w:ascii="Times New Roman" w:eastAsia="Times New Roman" w:hAnsi="Times New Roman" w:cs="Times New Roman"/>
          <w:lang w:val="es-ES"/>
        </w:rPr>
        <w:t xml:space="preserve">Giacomo </w:t>
      </w:r>
      <w:proofErr w:type="spellStart"/>
      <w:r w:rsidRPr="00E80A38">
        <w:rPr>
          <w:rFonts w:ascii="Times New Roman" w:eastAsia="Times New Roman" w:hAnsi="Times New Roman" w:cs="Times New Roman"/>
          <w:lang w:val="es-ES"/>
        </w:rPr>
        <w:t>Saviozzi</w:t>
      </w:r>
      <w:r w:rsidR="00B44E78">
        <w:rPr>
          <w:rFonts w:ascii="Times New Roman" w:eastAsia="Times New Roman" w:hAnsi="Times New Roman" w:cs="Times New Roman"/>
          <w:vertAlign w:val="superscript"/>
          <w:lang w:val="es-ES"/>
        </w:rPr>
        <w:t>c</w:t>
      </w:r>
      <w:proofErr w:type="spellEnd"/>
      <w:r>
        <w:rPr>
          <w:rFonts w:ascii="Times New Roman" w:eastAsia="Times New Roman" w:hAnsi="Times New Roman" w:cs="Times New Roman"/>
          <w:lang w:val="es-ES"/>
        </w:rPr>
        <w:t xml:space="preserve"> and </w:t>
      </w:r>
      <w:r w:rsidRPr="00E80A38">
        <w:rPr>
          <w:rFonts w:ascii="Times New Roman" w:eastAsia="Times New Roman" w:hAnsi="Times New Roman" w:cs="Times New Roman"/>
          <w:lang w:val="es-ES"/>
        </w:rPr>
        <w:t xml:space="preserve">Cecilia </w:t>
      </w:r>
      <w:proofErr w:type="spellStart"/>
      <w:r w:rsidRPr="00E80A38">
        <w:rPr>
          <w:rFonts w:ascii="Times New Roman" w:eastAsia="Times New Roman" w:hAnsi="Times New Roman" w:cs="Times New Roman"/>
          <w:lang w:val="es-ES"/>
        </w:rPr>
        <w:t>Laschi</w:t>
      </w:r>
      <w:r w:rsidR="00B44E78">
        <w:rPr>
          <w:rFonts w:ascii="Times New Roman" w:eastAsia="Times New Roman" w:hAnsi="Times New Roman" w:cs="Times New Roman"/>
          <w:vertAlign w:val="superscript"/>
          <w:lang w:val="es-ES"/>
        </w:rPr>
        <w:t>c</w:t>
      </w:r>
      <w:proofErr w:type="spellEnd"/>
      <w:r>
        <w:rPr>
          <w:rFonts w:ascii="Times New Roman" w:eastAsia="Times New Roman" w:hAnsi="Times New Roman" w:cs="Times New Roman"/>
          <w:lang w:val="es-ES"/>
        </w:rPr>
        <w:t xml:space="preserve">, Fernando </w:t>
      </w:r>
      <w:proofErr w:type="spellStart"/>
      <w:r>
        <w:rPr>
          <w:rFonts w:ascii="Times New Roman" w:eastAsia="Times New Roman" w:hAnsi="Times New Roman" w:cs="Times New Roman"/>
          <w:lang w:val="es-ES"/>
        </w:rPr>
        <w:t>Arreza</w:t>
      </w:r>
      <w:r w:rsidR="00B44E78">
        <w:rPr>
          <w:rFonts w:ascii="Times New Roman" w:eastAsia="Times New Roman" w:hAnsi="Times New Roman" w:cs="Times New Roman"/>
          <w:vertAlign w:val="superscript"/>
          <w:lang w:val="es-ES"/>
        </w:rPr>
        <w:t>d</w:t>
      </w:r>
      <w:proofErr w:type="spellEnd"/>
      <w:r>
        <w:rPr>
          <w:rFonts w:ascii="Times New Roman" w:eastAsia="Times New Roman" w:hAnsi="Times New Roman" w:cs="Times New Roman"/>
          <w:lang w:val="es-ES"/>
        </w:rPr>
        <w:t xml:space="preserve">, Francisco </w:t>
      </w:r>
      <w:proofErr w:type="spellStart"/>
      <w:r>
        <w:rPr>
          <w:rFonts w:ascii="Times New Roman" w:eastAsia="Times New Roman" w:hAnsi="Times New Roman" w:cs="Times New Roman"/>
          <w:lang w:val="es-ES"/>
        </w:rPr>
        <w:t>Palacio</w:t>
      </w:r>
      <w:r w:rsidR="00B44E78">
        <w:rPr>
          <w:rFonts w:ascii="Times New Roman" w:eastAsia="Times New Roman" w:hAnsi="Times New Roman" w:cs="Times New Roman"/>
          <w:vertAlign w:val="superscript"/>
          <w:lang w:val="es-ES"/>
        </w:rPr>
        <w:t>d</w:t>
      </w:r>
      <w:proofErr w:type="spellEnd"/>
      <w:r>
        <w:rPr>
          <w:rFonts w:ascii="Times New Roman" w:eastAsia="Times New Roman" w:hAnsi="Times New Roman" w:cs="Times New Roman"/>
          <w:lang w:val="es-ES"/>
        </w:rPr>
        <w:t xml:space="preserve"> and Manel Lopez</w:t>
      </w:r>
      <w:r>
        <w:rPr>
          <w:rFonts w:ascii="Times New Roman" w:eastAsia="Times New Roman" w:hAnsi="Times New Roman" w:cs="Times New Roman"/>
          <w:vertAlign w:val="superscript"/>
          <w:lang w:val="es-ES"/>
        </w:rPr>
        <w:t>*</w:t>
      </w:r>
      <w:r w:rsidR="00B44E78">
        <w:rPr>
          <w:rFonts w:ascii="Times New Roman" w:eastAsia="Times New Roman" w:hAnsi="Times New Roman" w:cs="Times New Roman"/>
          <w:vertAlign w:val="superscript"/>
          <w:lang w:val="es-ES"/>
        </w:rPr>
        <w:t>d</w:t>
      </w:r>
      <w:r>
        <w:rPr>
          <w:rFonts w:ascii="Times New Roman" w:eastAsia="Times New Roman" w:hAnsi="Times New Roman" w:cs="Times New Roman"/>
          <w:lang w:val="es-ES"/>
        </w:rPr>
        <w:t xml:space="preserve"> </w:t>
      </w:r>
    </w:p>
    <w:p w14:paraId="0BC0613E" w14:textId="77777777" w:rsidR="00B44E78" w:rsidRDefault="00E672CD">
      <w:pPr>
        <w:jc w:val="both"/>
        <w:rPr>
          <w:rFonts w:ascii="Times New Roman" w:eastAsia="Times New Roman" w:hAnsi="Times New Roman" w:cs="Times New Roman"/>
        </w:rPr>
      </w:pPr>
      <w:r w:rsidRPr="00671986">
        <w:rPr>
          <w:rFonts w:ascii="Times New Roman" w:eastAsia="Times New Roman" w:hAnsi="Times New Roman" w:cs="Times New Roman"/>
          <w:vertAlign w:val="superscript"/>
        </w:rPr>
        <w:t>a</w:t>
      </w:r>
      <w:r w:rsidRPr="00671986">
        <w:rPr>
          <w:rFonts w:ascii="Times New Roman" w:eastAsia="Times New Roman" w:hAnsi="Times New Roman" w:cs="Times New Roman"/>
        </w:rPr>
        <w:t xml:space="preserve"> </w:t>
      </w:r>
      <w:r w:rsidR="00B44E78">
        <w:rPr>
          <w:rFonts w:ascii="Times New Roman" w:eastAsia="Times New Roman" w:hAnsi="Times New Roman" w:cs="Times New Roman"/>
        </w:rPr>
        <w:t>Nanobiotechnology for diagnostics (Nb4D), Department of Chemical and Biomolecular Nanotechnology, Institute for Advanced Chemistry of Catalonia (IQAC) of the Spanish Council for Scientific Research (CSIC), Barcelona, Spain</w:t>
      </w:r>
    </w:p>
    <w:p w14:paraId="67764CD4" w14:textId="77D31B8A" w:rsidR="005C4148" w:rsidRPr="00E229D6" w:rsidRDefault="00E672CD">
      <w:pPr>
        <w:jc w:val="both"/>
        <w:rPr>
          <w:rFonts w:ascii="Times New Roman" w:eastAsia="Times New Roman" w:hAnsi="Times New Roman" w:cs="Times New Roman"/>
          <w:lang w:val="it-IT"/>
        </w:rPr>
      </w:pPr>
      <w:r w:rsidRPr="00E229D6">
        <w:rPr>
          <w:rFonts w:ascii="Times New Roman" w:eastAsia="Times New Roman" w:hAnsi="Times New Roman" w:cs="Times New Roman"/>
          <w:vertAlign w:val="superscript"/>
          <w:lang w:val="it-IT"/>
        </w:rPr>
        <w:t>b</w:t>
      </w:r>
      <w:r w:rsidRPr="00E229D6">
        <w:rPr>
          <w:rFonts w:ascii="Times New Roman" w:eastAsia="Times New Roman" w:hAnsi="Times New Roman" w:cs="Times New Roman"/>
          <w:lang w:val="it-IT"/>
        </w:rPr>
        <w:t xml:space="preserve"> </w:t>
      </w:r>
      <w:r w:rsidR="00B44E78" w:rsidRPr="00E672CD">
        <w:rPr>
          <w:rFonts w:ascii="Times New Roman" w:eastAsia="Times New Roman" w:hAnsi="Times New Roman" w:cs="Times New Roman"/>
          <w:lang w:val="es-ES"/>
        </w:rPr>
        <w:t xml:space="preserve">CIBER de Bioingeniería, Biomateriales y Nanomedicina (CIBER-BBN), Jordi Girona 18-26, E-08034 Barcelona, </w:t>
      </w:r>
      <w:proofErr w:type="spellStart"/>
      <w:r w:rsidR="00B44E78" w:rsidRPr="00E672CD">
        <w:rPr>
          <w:rFonts w:ascii="Times New Roman" w:eastAsia="Times New Roman" w:hAnsi="Times New Roman" w:cs="Times New Roman"/>
          <w:lang w:val="es-ES"/>
        </w:rPr>
        <w:t>Spain</w:t>
      </w:r>
      <w:proofErr w:type="spellEnd"/>
      <w:r w:rsidR="00B44E78" w:rsidRPr="00E229D6">
        <w:rPr>
          <w:rFonts w:ascii="Times New Roman" w:eastAsia="Times New Roman" w:hAnsi="Times New Roman" w:cs="Times New Roman"/>
          <w:lang w:val="it-IT"/>
        </w:rPr>
        <w:t xml:space="preserve"> </w:t>
      </w:r>
    </w:p>
    <w:p w14:paraId="406E536E" w14:textId="07A02309" w:rsidR="005C4148" w:rsidRDefault="00E672CD">
      <w:pPr>
        <w:jc w:val="both"/>
        <w:rPr>
          <w:rFonts w:ascii="Times New Roman" w:eastAsia="Times New Roman" w:hAnsi="Times New Roman" w:cs="Times New Roman"/>
        </w:rPr>
      </w:pPr>
      <w:r>
        <w:rPr>
          <w:rFonts w:ascii="Times New Roman" w:eastAsia="Times New Roman" w:hAnsi="Times New Roman" w:cs="Times New Roman"/>
          <w:vertAlign w:val="superscript"/>
        </w:rPr>
        <w:t>c</w:t>
      </w:r>
      <w:r>
        <w:rPr>
          <w:rFonts w:ascii="Times New Roman" w:eastAsia="Times New Roman" w:hAnsi="Times New Roman" w:cs="Times New Roman"/>
        </w:rPr>
        <w:t xml:space="preserve"> </w:t>
      </w:r>
      <w:r w:rsidR="00B44E78" w:rsidRPr="00E229D6">
        <w:rPr>
          <w:rFonts w:ascii="Times New Roman" w:eastAsia="Times New Roman" w:hAnsi="Times New Roman" w:cs="Times New Roman"/>
          <w:lang w:val="it-IT"/>
        </w:rPr>
        <w:t>Marine Robotics, The BioRobotics Institute, Scuola Superiore Sant’Anna (SSSA), 56025 Pontedera, Italy</w:t>
      </w:r>
      <w:r w:rsidR="00B44E78" w:rsidDel="00B44E78">
        <w:rPr>
          <w:rFonts w:ascii="Times New Roman" w:eastAsia="Times New Roman" w:hAnsi="Times New Roman" w:cs="Times New Roman"/>
        </w:rPr>
        <w:t xml:space="preserve"> </w:t>
      </w:r>
    </w:p>
    <w:p w14:paraId="63838ACF" w14:textId="5795D3F5" w:rsidR="005C4148" w:rsidRPr="00E672CD" w:rsidRDefault="00E672CD">
      <w:pPr>
        <w:jc w:val="both"/>
        <w:rPr>
          <w:rFonts w:ascii="Times New Roman" w:eastAsia="Times New Roman" w:hAnsi="Times New Roman" w:cs="Times New Roman"/>
          <w:lang w:val="es-ES"/>
        </w:rPr>
      </w:pPr>
      <w:r w:rsidRPr="00E672CD">
        <w:rPr>
          <w:rFonts w:ascii="Times New Roman" w:eastAsia="Times New Roman" w:hAnsi="Times New Roman" w:cs="Times New Roman"/>
          <w:vertAlign w:val="superscript"/>
          <w:lang w:val="es-ES"/>
        </w:rPr>
        <w:t>d</w:t>
      </w:r>
      <w:r w:rsidRPr="00E672CD">
        <w:rPr>
          <w:rFonts w:ascii="Times New Roman" w:eastAsia="Times New Roman" w:hAnsi="Times New Roman" w:cs="Times New Roman"/>
          <w:lang w:val="es-ES"/>
        </w:rPr>
        <w:t xml:space="preserve"> </w:t>
      </w:r>
      <w:r w:rsidR="00B44E78" w:rsidRPr="00B44E78">
        <w:rPr>
          <w:rFonts w:ascii="Times New Roman" w:eastAsia="Times New Roman" w:hAnsi="Times New Roman" w:cs="Times New Roman"/>
          <w:lang w:val="es-ES"/>
        </w:rPr>
        <w:t xml:space="preserve">Departament d’Enginyeria Electrònica i Biomèdica, </w:t>
      </w:r>
      <w:proofErr w:type="spellStart"/>
      <w:r w:rsidR="00B44E78" w:rsidRPr="00B44E78">
        <w:rPr>
          <w:rFonts w:ascii="Times New Roman" w:eastAsia="Times New Roman" w:hAnsi="Times New Roman" w:cs="Times New Roman"/>
          <w:lang w:val="es-ES"/>
        </w:rPr>
        <w:t>Universitat</w:t>
      </w:r>
      <w:proofErr w:type="spellEnd"/>
      <w:r w:rsidR="00B44E78" w:rsidRPr="00B44E78">
        <w:rPr>
          <w:rFonts w:ascii="Times New Roman" w:eastAsia="Times New Roman" w:hAnsi="Times New Roman" w:cs="Times New Roman"/>
          <w:lang w:val="es-ES"/>
        </w:rPr>
        <w:t xml:space="preserve"> de Barcelona, C/ Martí i </w:t>
      </w:r>
      <w:proofErr w:type="spellStart"/>
      <w:r w:rsidR="00B44E78" w:rsidRPr="00B44E78">
        <w:rPr>
          <w:rFonts w:ascii="Times New Roman" w:eastAsia="Times New Roman" w:hAnsi="Times New Roman" w:cs="Times New Roman"/>
          <w:lang w:val="es-ES"/>
        </w:rPr>
        <w:t>Franquès</w:t>
      </w:r>
      <w:proofErr w:type="spellEnd"/>
      <w:r w:rsidR="00B44E78" w:rsidRPr="00B44E78">
        <w:rPr>
          <w:rFonts w:ascii="Times New Roman" w:eastAsia="Times New Roman" w:hAnsi="Times New Roman" w:cs="Times New Roman"/>
          <w:lang w:val="es-ES"/>
        </w:rPr>
        <w:t xml:space="preserve"> 1, E-08028 Barcelona, </w:t>
      </w:r>
      <w:proofErr w:type="spellStart"/>
      <w:r w:rsidR="00B44E78" w:rsidRPr="00B44E78">
        <w:rPr>
          <w:rFonts w:ascii="Times New Roman" w:eastAsia="Times New Roman" w:hAnsi="Times New Roman" w:cs="Times New Roman"/>
          <w:lang w:val="es-ES"/>
        </w:rPr>
        <w:t>Spain</w:t>
      </w:r>
      <w:proofErr w:type="spellEnd"/>
      <w:r w:rsidR="00B44E78" w:rsidRPr="00E672CD" w:rsidDel="00B44E78">
        <w:rPr>
          <w:rFonts w:ascii="Times New Roman" w:eastAsia="Times New Roman" w:hAnsi="Times New Roman" w:cs="Times New Roman"/>
          <w:lang w:val="es-ES"/>
        </w:rPr>
        <w:t xml:space="preserve"> </w:t>
      </w:r>
    </w:p>
    <w:p w14:paraId="48711DF6" w14:textId="77777777" w:rsidR="005C4148" w:rsidRDefault="00E672CD">
      <w:pPr>
        <w:rPr>
          <w:rFonts w:ascii="Times New Roman" w:eastAsia="Times New Roman" w:hAnsi="Times New Roman" w:cs="Times New Roman"/>
        </w:rPr>
      </w:pPr>
      <w:r>
        <w:rPr>
          <w:rFonts w:ascii="Times New Roman" w:eastAsia="Times New Roman" w:hAnsi="Times New Roman" w:cs="Times New Roman"/>
        </w:rPr>
        <w:t xml:space="preserve">* Corresponding author e-mail: </w:t>
      </w:r>
      <w:hyperlink r:id="rId9" w:history="1">
        <w:r w:rsidR="006753B6" w:rsidRPr="00426670">
          <w:rPr>
            <w:rStyle w:val="Enlla"/>
            <w:rFonts w:ascii="Times New Roman" w:eastAsia="Times New Roman" w:hAnsi="Times New Roman" w:cs="Times New Roman"/>
          </w:rPr>
          <w:t>manel.lopez@ub.edu</w:t>
        </w:r>
      </w:hyperlink>
      <w:r>
        <w:rPr>
          <w:rFonts w:ascii="Times New Roman" w:eastAsia="Times New Roman" w:hAnsi="Times New Roman" w:cs="Times New Roman"/>
        </w:rPr>
        <w:t xml:space="preserve"> </w:t>
      </w:r>
    </w:p>
    <w:p w14:paraId="36973C63" w14:textId="77777777" w:rsidR="005C4148" w:rsidRDefault="005C4148"/>
    <w:p w14:paraId="62F46985" w14:textId="77777777" w:rsidR="005C4148" w:rsidRPr="002E4045" w:rsidRDefault="00E672CD">
      <w:pPr>
        <w:jc w:val="both"/>
        <w:rPr>
          <w:rFonts w:ascii="Times New Roman" w:eastAsia="Times New Roman" w:hAnsi="Times New Roman" w:cs="Times New Roman"/>
          <w:b/>
          <w:bCs/>
          <w:color w:val="000000"/>
        </w:rPr>
      </w:pPr>
      <w:r w:rsidRPr="002E4045">
        <w:rPr>
          <w:rFonts w:ascii="Times New Roman" w:eastAsia="Times New Roman" w:hAnsi="Times New Roman" w:cs="Times New Roman"/>
          <w:b/>
          <w:bCs/>
          <w:color w:val="000000"/>
        </w:rPr>
        <w:t>Abstract</w:t>
      </w:r>
    </w:p>
    <w:p w14:paraId="5580FF10" w14:textId="1F0280C7" w:rsidR="005C4148" w:rsidRDefault="00E672CD">
      <w:pPr>
        <w:jc w:val="both"/>
        <w:rPr>
          <w:rFonts w:ascii="Times New Roman" w:eastAsia="Times New Roman" w:hAnsi="Times New Roman" w:cs="Times New Roman"/>
        </w:rPr>
      </w:pPr>
      <w:r>
        <w:rPr>
          <w:rFonts w:ascii="Times New Roman" w:eastAsia="Times New Roman" w:hAnsi="Times New Roman" w:cs="Times New Roman"/>
        </w:rPr>
        <w:t xml:space="preserve">A compact, low-cost and low-powered device was developed and arranged for multiplexed </w:t>
      </w:r>
      <w:proofErr w:type="spellStart"/>
      <w:r>
        <w:rPr>
          <w:rFonts w:ascii="Times New Roman" w:eastAsia="Times New Roman" w:hAnsi="Times New Roman" w:cs="Times New Roman"/>
        </w:rPr>
        <w:t>biodetection</w:t>
      </w:r>
      <w:proofErr w:type="spellEnd"/>
      <w:r>
        <w:rPr>
          <w:rFonts w:ascii="Times New Roman" w:eastAsia="Times New Roman" w:hAnsi="Times New Roman" w:cs="Times New Roman"/>
        </w:rPr>
        <w:t xml:space="preserve"> of sea water contaminants </w:t>
      </w:r>
      <w:r w:rsidR="004F362E">
        <w:rPr>
          <w:rFonts w:ascii="Times New Roman" w:eastAsia="Times New Roman" w:hAnsi="Times New Roman" w:cs="Times New Roman"/>
        </w:rPr>
        <w:t>from</w:t>
      </w:r>
      <w:r>
        <w:rPr>
          <w:rFonts w:ascii="Times New Roman" w:eastAsia="Times New Roman" w:hAnsi="Times New Roman" w:cs="Times New Roman"/>
        </w:rPr>
        <w:t xml:space="preserve"> continuous flow mode. Electronics, mechanics and fluidics were </w:t>
      </w:r>
      <w:r w:rsidR="00E229D6">
        <w:rPr>
          <w:rFonts w:ascii="Times New Roman" w:eastAsia="Times New Roman" w:hAnsi="Times New Roman" w:cs="Times New Roman"/>
        </w:rPr>
        <w:t xml:space="preserve">designed </w:t>
      </w:r>
      <w:r>
        <w:rPr>
          <w:rFonts w:ascii="Times New Roman" w:eastAsia="Times New Roman" w:hAnsi="Times New Roman" w:cs="Times New Roman"/>
        </w:rPr>
        <w:t xml:space="preserve">to guarantee identical functional liquid flow through eight parallel sensor </w:t>
      </w:r>
      <w:r w:rsidR="004F362E">
        <w:rPr>
          <w:rFonts w:ascii="Times New Roman" w:eastAsia="Times New Roman" w:hAnsi="Times New Roman" w:cs="Times New Roman"/>
        </w:rPr>
        <w:t>micro</w:t>
      </w:r>
      <w:r>
        <w:rPr>
          <w:rFonts w:ascii="Times New Roman" w:eastAsia="Times New Roman" w:hAnsi="Times New Roman" w:cs="Times New Roman"/>
        </w:rPr>
        <w:t>chambers during a predetermined time period</w:t>
      </w:r>
      <w:r w:rsidR="004F362E">
        <w:rPr>
          <w:rFonts w:ascii="Times New Roman" w:eastAsia="Times New Roman" w:hAnsi="Times New Roman" w:cs="Times New Roman"/>
        </w:rPr>
        <w:t xml:space="preserve"> providing </w:t>
      </w:r>
      <w:r w:rsidR="005A4FA5">
        <w:rPr>
          <w:rFonts w:ascii="Times New Roman" w:eastAsia="Times New Roman" w:hAnsi="Times New Roman" w:cs="Times New Roman"/>
        </w:rPr>
        <w:t>8 values at the same time</w:t>
      </w:r>
      <w:r>
        <w:rPr>
          <w:rFonts w:ascii="Times New Roman" w:eastAsia="Times New Roman" w:hAnsi="Times New Roman" w:cs="Times New Roman"/>
        </w:rPr>
        <w:t xml:space="preserve">. The accuracy and repeatability of the device was tested in-lab, achieving a deviation of less than 10 </w:t>
      </w:r>
      <w:r w:rsidR="006753B6">
        <w:rPr>
          <w:rFonts w:ascii="Times New Roman" w:eastAsia="Times New Roman" w:hAnsi="Times New Roman" w:cs="Times New Roman"/>
        </w:rPr>
        <w:t>% when</w:t>
      </w:r>
      <w:r>
        <w:rPr>
          <w:rFonts w:ascii="Times New Roman" w:eastAsia="Times New Roman" w:hAnsi="Times New Roman" w:cs="Times New Roman"/>
        </w:rPr>
        <w:t xml:space="preserve"> measuring the same analyte in all the chambers. </w:t>
      </w:r>
      <w:r w:rsidR="006753B6">
        <w:rPr>
          <w:rFonts w:ascii="Times New Roman" w:eastAsia="Times New Roman" w:hAnsi="Times New Roman" w:cs="Times New Roman"/>
        </w:rPr>
        <w:t xml:space="preserve">The experimental </w:t>
      </w:r>
      <w:r w:rsidR="0004617C">
        <w:rPr>
          <w:rFonts w:ascii="Times New Roman" w:eastAsia="Times New Roman" w:hAnsi="Times New Roman" w:cs="Times New Roman"/>
        </w:rPr>
        <w:t>results</w:t>
      </w:r>
      <w:r w:rsidR="006753B6">
        <w:rPr>
          <w:rFonts w:ascii="Times New Roman" w:eastAsia="Times New Roman" w:hAnsi="Times New Roman" w:cs="Times New Roman"/>
        </w:rPr>
        <w:t xml:space="preserve"> obtained with our device were finally compared with those measured in continuous flux by a </w:t>
      </w:r>
      <w:r w:rsidR="005465CC">
        <w:rPr>
          <w:rFonts w:ascii="Times New Roman" w:eastAsia="Times New Roman" w:hAnsi="Times New Roman" w:cs="Times New Roman"/>
        </w:rPr>
        <w:t xml:space="preserve">commercial </w:t>
      </w:r>
      <w:proofErr w:type="spellStart"/>
      <w:r w:rsidR="005465CC">
        <w:rPr>
          <w:rFonts w:ascii="Times New Roman" w:eastAsia="Times New Roman" w:hAnsi="Times New Roman" w:cs="Times New Roman"/>
        </w:rPr>
        <w:t>potentiostat</w:t>
      </w:r>
      <w:proofErr w:type="spellEnd"/>
      <w:r w:rsidR="005465CC">
        <w:rPr>
          <w:rFonts w:ascii="Times New Roman" w:eastAsia="Times New Roman" w:hAnsi="Times New Roman" w:cs="Times New Roman"/>
        </w:rPr>
        <w:t xml:space="preserve"> SP150 </w:t>
      </w:r>
      <w:r w:rsidR="00F56D43">
        <w:rPr>
          <w:rFonts w:ascii="Times New Roman" w:eastAsia="Times New Roman" w:hAnsi="Times New Roman" w:cs="Times New Roman"/>
        </w:rPr>
        <w:t>(</w:t>
      </w:r>
      <w:r w:rsidR="005465CC" w:rsidRPr="005465CC">
        <w:rPr>
          <w:rFonts w:ascii="Times New Roman" w:eastAsia="Times New Roman" w:hAnsi="Times New Roman" w:cs="Times New Roman"/>
        </w:rPr>
        <w:t>Bio-Logic Science Instruments</w:t>
      </w:r>
      <w:r w:rsidR="00F56D43">
        <w:rPr>
          <w:rFonts w:ascii="Times New Roman" w:eastAsia="Times New Roman" w:hAnsi="Times New Roman" w:cs="Times New Roman"/>
        </w:rPr>
        <w:t>)</w:t>
      </w:r>
      <w:r w:rsidR="005465CC">
        <w:rPr>
          <w:rFonts w:ascii="Times New Roman" w:eastAsia="Times New Roman" w:hAnsi="Times New Roman" w:cs="Times New Roman"/>
        </w:rPr>
        <w:t>,</w:t>
      </w:r>
      <w:r w:rsidR="006753B6">
        <w:rPr>
          <w:rFonts w:ascii="Times New Roman" w:eastAsia="Times New Roman" w:hAnsi="Times New Roman" w:cs="Times New Roman"/>
        </w:rPr>
        <w:t xml:space="preserve"> obtaining identical results, which validated the proposed device. </w:t>
      </w:r>
    </w:p>
    <w:p w14:paraId="50C5EA4B" w14:textId="77777777" w:rsidR="005C4148" w:rsidRDefault="005C4148">
      <w:pPr>
        <w:jc w:val="both"/>
        <w:rPr>
          <w:rFonts w:ascii="Times New Roman" w:eastAsia="Times New Roman" w:hAnsi="Times New Roman" w:cs="Times New Roman"/>
        </w:rPr>
      </w:pPr>
    </w:p>
    <w:p w14:paraId="53BA2526" w14:textId="16DF605D" w:rsidR="005C4148" w:rsidRPr="002E4045" w:rsidRDefault="002E4045" w:rsidP="002E4045">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1.</w:t>
      </w:r>
      <w:r w:rsidRPr="002E4045">
        <w:rPr>
          <w:rFonts w:ascii="Times New Roman" w:eastAsia="Times New Roman" w:hAnsi="Times New Roman" w:cs="Times New Roman"/>
          <w:b/>
          <w:bCs/>
          <w:color w:val="000000"/>
        </w:rPr>
        <w:t xml:space="preserve"> Introduction</w:t>
      </w:r>
    </w:p>
    <w:p w14:paraId="272FFDD8" w14:textId="60AFC256" w:rsidR="005C4148" w:rsidRDefault="00E672CD">
      <w:pPr>
        <w:jc w:val="both"/>
        <w:rPr>
          <w:rFonts w:ascii="Times New Roman" w:eastAsia="Times New Roman" w:hAnsi="Times New Roman" w:cs="Times New Roman"/>
        </w:rPr>
      </w:pPr>
      <w:r>
        <w:rPr>
          <w:rFonts w:ascii="Times New Roman" w:eastAsia="Times New Roman" w:hAnsi="Times New Roman" w:cs="Times New Roman"/>
        </w:rPr>
        <w:t xml:space="preserve">Maritime regions account for over 40 % of Europe’s gross domestic product (GDP) </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&lt;EndNote&gt;&lt;Cite&gt;&lt;Author&gt;Baten&lt;/Author&gt;&lt;Year&gt;2016&lt;/Year&gt;&lt;RecNum&gt;2&lt;/RecNum&gt;&lt;DisplayText&gt;[1]&lt;/DisplayText&gt;&lt;record&gt;&lt;rec-number&gt;2&lt;/rec-number&gt;&lt;foreign-keys&gt;&lt;key app="EN" db-id="0r99dpw52tx9vxer50cpfpwztxazx20vf2s5" timestamp="1608138191"&gt;2&lt;/key&gt;&lt;/foreign-keys&gt;&lt;ref-type name="Book"&gt;6&lt;/ref-type&gt;&lt;contributors&gt;&lt;authors&gt;&lt;author&gt;Baten, Joerg&lt;/author&gt;&lt;/authors&gt;&lt;tertiary-authors&gt;&lt;author&gt;Baten, Joerg&lt;/author&gt;&lt;/tertiary-authors&gt;&lt;/contributors&gt;&lt;titles&gt;&lt;title&gt;A History of the Global Economy: 1500 to the Present&lt;/title&gt;&lt;/titles&gt;&lt;dates&gt;&lt;year&gt;2016&lt;/year&gt;&lt;/dates&gt;&lt;pub-location&gt;Cambridge&lt;/pub-location&gt;&lt;publisher&gt;Cambridge University Press&lt;/publisher&gt;&lt;isbn&gt;9781107507180&lt;/isbn&gt;&lt;urls&gt;&lt;related-urls&gt;&lt;url&gt;https://www.cambridge.org/core/books/history-of-the-global-economy/99BA25553B6E1DBECAE815BA7FDBCD3A&lt;/url&gt;&lt;/related-urls&gt;&lt;/urls&gt;&lt;electronic-resource-num&gt;DOI: 10.1017/CBO9781316221839&lt;/electronic-resource-num&gt;&lt;remote-database-name&gt;Cambridge Core&lt;/remote-database-name&gt;&lt;remote-database-provider&gt;Cambridge University Press&lt;/remote-database-provider&gt;&lt;/record&gt;&lt;/Cite&gt;&lt;/EndNote&gt;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[1]</w:t>
      </w:r>
      <w:r w:rsidR="0075144E">
        <w:rPr>
          <w:rFonts w:ascii="Times New Roman" w:eastAsia="Times New Roman" w:hAnsi="Times New Roman" w:cs="Times New Roman"/>
        </w:rPr>
        <w:fldChar w:fldCharType="end"/>
      </w:r>
      <w:r>
        <w:rPr>
          <w:rFonts w:ascii="Times New Roman" w:eastAsia="Times New Roman" w:hAnsi="Times New Roman" w:cs="Times New Roman"/>
        </w:rPr>
        <w:t xml:space="preserve">, being between 3 and 5 % of the latter generated directly from marine-based services and industries </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&lt;EndNote&gt;&lt;Cite&gt;&lt;Author&gt;Bostock&lt;/Author&gt;&lt;Year&gt;2016&lt;/Year&gt;&lt;RecNum&gt;3&lt;/RecNum&gt;&lt;DisplayText&gt;[2, 3]&lt;/DisplayText&gt;&lt;record&gt;&lt;rec-number&gt;3&lt;/rec-number&gt;&lt;foreign-keys&gt;&lt;key app="EN" db-id="0r99dpw52tx9vxer50cpfpwztxazx20vf2s5" timestamp="1608138329"&gt;3&lt;/key&gt;&lt;/foreign-keys&gt;&lt;ref-type name="Journal Article"&gt;17&lt;/ref-type&gt;&lt;contributors&gt;&lt;authors&gt;&lt;author&gt;Bostock, John&lt;/author&gt;&lt;author&gt;Lane, Alistair&lt;/author&gt;&lt;author&gt;Hough, Courtney&lt;/author&gt;&lt;author&gt;Yamamoto, Koji&lt;/author&gt;&lt;/authors&gt;&lt;/contributors&gt;&lt;titles&gt;&lt;title&gt;An assessment of the economic contribution of EU aquaculture production and the influence of policies for its sustainable development&lt;/title&gt;&lt;secondary-title&gt;Aquaculture International&lt;/secondary-title&gt;&lt;/titles&gt;&lt;periodical&gt;&lt;full-title&gt;Aquaculture International&lt;/full-title&gt;&lt;/periodical&gt;&lt;pages&gt;699-733&lt;/pages&gt;&lt;volume&gt;24&lt;/volume&gt;&lt;number&gt;3&lt;/number&gt;&lt;dates&gt;&lt;year&gt;2016&lt;/year&gt;&lt;pub-dates&gt;&lt;date&gt;2016/06/01&lt;/date&gt;&lt;/pub-dates&gt;&lt;/dates&gt;&lt;isbn&gt;1573-143X&lt;/isbn&gt;&lt;urls&gt;&lt;related-urls&gt;&lt;url&gt;https://doi.org/10.1007/s10499-016-9992-1&lt;/url&gt;&lt;/related-urls&gt;&lt;/urls&gt;&lt;electronic-resource-num&gt;10.1007/s10499-016-9992-1&lt;/electronic-resource-num&gt;&lt;/record&gt;&lt;/Cite&gt;&lt;Cite&gt;&lt;Author&gt;EC&lt;/Author&gt;&lt;Year&gt;2014&lt;/Year&gt;&lt;RecNum&gt;4&lt;/RecNum&gt;&lt;record&gt;&lt;rec-number&gt;4&lt;/rec-number&gt;&lt;foreign-keys&gt;&lt;key app="EN" db-id="0r99dpw52tx9vxer50cpfpwztxazx20vf2s5" timestamp="1608138607"&gt;4&lt;/key&gt;&lt;/foreign-keys&gt;&lt;ref-type name="Journal Article"&gt;17&lt;/ref-type&gt;&lt;contributors&gt;&lt;authors&gt;&lt;author&gt;EC&lt;/author&gt;&lt;/authors&gt;&lt;/contributors&gt;&lt;titles&gt;&lt;title&gt;Communication from the Commission to the European Parliament, the Council, the European Economic and Social Committee and the Committee of the Regions – Innovation in the Blue Economy: realising the potential of our seas and oceans for jobs and growth COM(2014) 254 final/2&lt;/title&gt;&lt;/titles&gt;&lt;dates&gt;&lt;year&gt;2014&lt;/year&gt;&lt;/dates&gt;&lt;urls&gt;&lt;/urls&gt;&lt;/record&gt;&lt;/Cite&gt;&lt;/EndNote&gt;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[2, 3]</w:t>
      </w:r>
      <w:r w:rsidR="0075144E">
        <w:rPr>
          <w:rFonts w:ascii="Times New Roman" w:eastAsia="Times New Roman" w:hAnsi="Times New Roman" w:cs="Times New Roman"/>
        </w:rPr>
        <w:fldChar w:fldCharType="end"/>
      </w:r>
      <w:r>
        <w:rPr>
          <w:rFonts w:ascii="Times New Roman" w:eastAsia="Times New Roman" w:hAnsi="Times New Roman" w:cs="Times New Roman"/>
        </w:rPr>
        <w:t xml:space="preserve">. Moreover, the direct impact of marine resources on quality of life, public health and business development is of utmost value despite being non-quantifiable. </w:t>
      </w:r>
      <w:r w:rsidR="00B11667">
        <w:rPr>
          <w:rFonts w:ascii="Times New Roman" w:eastAsia="Times New Roman" w:hAnsi="Times New Roman" w:cs="Times New Roman"/>
        </w:rPr>
        <w:t xml:space="preserve">Proof of this impact is that </w:t>
      </w:r>
      <w:r>
        <w:rPr>
          <w:rFonts w:ascii="Times New Roman" w:eastAsia="Times New Roman" w:hAnsi="Times New Roman" w:cs="Times New Roman"/>
        </w:rPr>
        <w:t>EU aquaculture production reached 1.</w:t>
      </w:r>
      <w:r w:rsidR="003E7A5C">
        <w:rPr>
          <w:rFonts w:ascii="Times New Roman" w:eastAsia="Times New Roman" w:hAnsi="Times New Roman" w:cs="Times New Roman"/>
        </w:rPr>
        <w:t>2</w:t>
      </w:r>
      <w:r>
        <w:rPr>
          <w:rFonts w:ascii="Times New Roman" w:eastAsia="Times New Roman" w:hAnsi="Times New Roman" w:cs="Times New Roman"/>
        </w:rPr>
        <w:t xml:space="preserve"> million </w:t>
      </w:r>
      <w:r w:rsidR="00CB58A9">
        <w:rPr>
          <w:rFonts w:ascii="Times New Roman" w:eastAsia="Times New Roman" w:hAnsi="Times New Roman" w:cs="Times New Roman"/>
        </w:rPr>
        <w:t>tons</w:t>
      </w:r>
      <w:r>
        <w:rPr>
          <w:rFonts w:ascii="Times New Roman" w:eastAsia="Times New Roman" w:hAnsi="Times New Roman" w:cs="Times New Roman"/>
        </w:rPr>
        <w:t xml:space="preserve"> </w:t>
      </w:r>
      <w:r w:rsidR="00D60630">
        <w:rPr>
          <w:rFonts w:ascii="Times New Roman" w:eastAsia="Times New Roman" w:hAnsi="Times New Roman" w:cs="Times New Roman"/>
        </w:rPr>
        <w:t xml:space="preserve">of produce </w:t>
      </w:r>
      <w:r>
        <w:rPr>
          <w:rFonts w:ascii="Times New Roman" w:eastAsia="Times New Roman" w:hAnsi="Times New Roman" w:cs="Times New Roman"/>
        </w:rPr>
        <w:t>in 20</w:t>
      </w:r>
      <w:r w:rsidR="003E7A5C">
        <w:rPr>
          <w:rFonts w:ascii="Times New Roman" w:eastAsia="Times New Roman" w:hAnsi="Times New Roman" w:cs="Times New Roman"/>
        </w:rPr>
        <w:t xml:space="preserve">20 </w:t>
      </w:r>
      <w:r w:rsidR="00D60630">
        <w:rPr>
          <w:rFonts w:ascii="Times New Roman" w:eastAsia="Times New Roman" w:hAnsi="Times New Roman" w:cs="Times New Roman"/>
        </w:rPr>
        <w:t>and</w:t>
      </w:r>
      <w:r>
        <w:rPr>
          <w:rFonts w:ascii="Times New Roman" w:eastAsia="Times New Roman" w:hAnsi="Times New Roman" w:cs="Times New Roman"/>
        </w:rPr>
        <w:t xml:space="preserve"> a sale value of € 4.</w:t>
      </w:r>
      <w:r w:rsidR="003E7A5C">
        <w:rPr>
          <w:rFonts w:ascii="Times New Roman" w:eastAsia="Times New Roman" w:hAnsi="Times New Roman" w:cs="Times New Roman"/>
        </w:rPr>
        <w:t>1</w:t>
      </w:r>
      <w:r>
        <w:rPr>
          <w:rFonts w:ascii="Times New Roman" w:eastAsia="Times New Roman" w:hAnsi="Times New Roman" w:cs="Times New Roman"/>
        </w:rPr>
        <w:t xml:space="preserve"> billion</w:t>
      </w:r>
      <w:r w:rsidR="003E7A5C">
        <w:rPr>
          <w:rFonts w:ascii="Times New Roman" w:eastAsia="Times New Roman" w:hAnsi="Times New Roman" w:cs="Times New Roman"/>
        </w:rPr>
        <w:t xml:space="preserve"> in turnover in 2018 </w:t>
      </w:r>
      <w:r w:rsidR="0075144E">
        <w:rPr>
          <w:rFonts w:ascii="Times New Roman" w:eastAsia="Times New Roman" w:hAnsi="Times New Roman" w:cs="Times New Roman"/>
        </w:rPr>
        <w:fldChar w:fldCharType="begin">
          <w:fldData xml:space="preserve">PEVuZE5vdGU+PENpdGU+PEF1dGhvcj5Cb3N0b2NrPC9BdXRob3I+PFllYXI+MjAxNjwvWWVhcj48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</w:fldData>
        </w:fldChar>
      </w:r>
      <w:r w:rsidR="0075144E">
        <w:rPr>
          <w:rFonts w:ascii="Times New Roman" w:eastAsia="Times New Roman" w:hAnsi="Times New Roman" w:cs="Times New Roman"/>
        </w:rPr>
        <w:instrText xml:space="preserve"> ADDIN EN.CITE </w:instrText>
      </w:r>
      <w:r w:rsidR="0075144E">
        <w:rPr>
          <w:rFonts w:ascii="Times New Roman" w:eastAsia="Times New Roman" w:hAnsi="Times New Roman" w:cs="Times New Roman"/>
        </w:rPr>
        <w:fldChar w:fldCharType="begin">
          <w:fldData xml:space="preserve">PEVuZE5vdGU+PENpdGU+PEF1dGhvcj5Cb3N0b2NrPC9BdXRob3I+PFllYXI+MjAxNjwvWWVhcj48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</w:fldData>
        </w:fldChar>
      </w:r>
      <w:r w:rsidR="0075144E">
        <w:rPr>
          <w:rFonts w:ascii="Times New Roman" w:eastAsia="Times New Roman" w:hAnsi="Times New Roman" w:cs="Times New Roman"/>
        </w:rPr>
        <w:instrText xml:space="preserve"> ADDIN EN.CITE.DATA </w:instrText>
      </w:r>
      <w:r w:rsidR="0075144E">
        <w:rPr>
          <w:rFonts w:ascii="Times New Roman" w:eastAsia="Times New Roman" w:hAnsi="Times New Roman" w:cs="Times New Roman"/>
        </w:rPr>
      </w:r>
      <w:r w:rsidR="0075144E">
        <w:rPr>
          <w:rFonts w:ascii="Times New Roman" w:eastAsia="Times New Roman" w:hAnsi="Times New Roman" w:cs="Times New Roman"/>
        </w:rPr>
        <w:fldChar w:fldCharType="end"/>
      </w:r>
      <w:r w:rsidR="0075144E">
        <w:rPr>
          <w:rFonts w:ascii="Times New Roman" w:eastAsia="Times New Roman" w:hAnsi="Times New Roman" w:cs="Times New Roman"/>
        </w:rPr>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[2, 4</w:t>
      </w:r>
      <w:r w:rsidR="003E7A5C">
        <w:rPr>
          <w:rFonts w:ascii="Times New Roman" w:eastAsia="Times New Roman" w:hAnsi="Times New Roman" w:cs="Times New Roman"/>
          <w:noProof/>
        </w:rPr>
        <w:t>,</w:t>
      </w:r>
      <w:r w:rsidR="0075144E">
        <w:rPr>
          <w:rFonts w:ascii="Times New Roman" w:eastAsia="Times New Roman" w:hAnsi="Times New Roman" w:cs="Times New Roman"/>
        </w:rPr>
        <w:fldChar w:fldCharType="end"/>
      </w:r>
      <w:r w:rsidR="003E7A5C">
        <w:rPr>
          <w:rFonts w:ascii="Times New Roman" w:eastAsia="Times New Roman" w:hAnsi="Times New Roman" w:cs="Times New Roman"/>
        </w:rPr>
        <w:t xml:space="preserve"> </w:t>
      </w:r>
      <w:r w:rsidR="00733D1C">
        <w:rPr>
          <w:rFonts w:ascii="Times New Roman" w:eastAsia="Times New Roman" w:hAnsi="Times New Roman" w:cs="Times New Roman"/>
        </w:rPr>
        <w:t>5]</w:t>
      </w:r>
      <w:r w:rsidR="00D60630">
        <w:rPr>
          <w:rFonts w:ascii="Times New Roman" w:eastAsia="Times New Roman" w:hAnsi="Times New Roman" w:cs="Times New Roman"/>
        </w:rPr>
        <w:t xml:space="preserve"> (These reports estimate that the coronavirus pandemic hit the sector by decreasing income sources and increasing costs)</w:t>
      </w:r>
      <w:r>
        <w:rPr>
          <w:rFonts w:ascii="Times New Roman" w:eastAsia="Times New Roman" w:hAnsi="Times New Roman" w:cs="Times New Roman"/>
        </w:rPr>
        <w:t>. In this context, chemical contamination of estuarine and coastal areas carries perverse consequences for the environment and through the food chain for public health. In addition, coastal industries (e.g. fisheries) are already being severely affected.</w:t>
      </w:r>
    </w:p>
    <w:p w14:paraId="772A158A" w14:textId="2D24B5BE" w:rsidR="005C4148" w:rsidRDefault="00B84132">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According the European </w:t>
      </w:r>
      <w:r w:rsidR="000C0A83">
        <w:rPr>
          <w:rFonts w:ascii="Times New Roman" w:eastAsia="Times New Roman" w:hAnsi="Times New Roman" w:cs="Times New Roman"/>
        </w:rPr>
        <w:t xml:space="preserve">Commission (EC) </w:t>
      </w:r>
      <w:r>
        <w:rPr>
          <w:rFonts w:ascii="Times New Roman" w:eastAsia="Times New Roman" w:hAnsi="Times New Roman" w:cs="Times New Roman"/>
        </w:rPr>
        <w:t>through specific scientific committee on food, farming and fisheries</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&lt;EndNote&gt;&lt;Cite&gt;&lt;Author&gt;EC&lt;/Author&gt;&lt;Year&gt;2020&lt;/Year&gt;&lt;RecNum&gt;12&lt;/RecNum&gt;&lt;DisplayText&gt;[5]&lt;/DisplayText&gt;&lt;record&gt;&lt;rec-number&gt;12&lt;/rec-number&gt;&lt;foreign-keys&gt;&lt;key app="EN" db-id="0r99dpw52tx9vxer50cpfpwztxazx20vf2s5" timestamp="1608537877"&gt;12&lt;/key&gt;&lt;/foreign-keys&gt;&lt;ref-type name="Journal Article"&gt;17&lt;/ref-type&gt;&lt;contributors&gt;&lt;authors&gt;&lt;author&gt;EC&lt;/author&gt;&lt;/authors&gt;&lt;/contributors&gt;&lt;titles&gt;&lt;secondary-title&gt;https://ec.europa.eu/info/food-farming-fisheries_en&lt;/secondary-title&gt;&lt;/titles&gt;&lt;periodical&gt;&lt;full-title&gt;https://ec.europa.eu/info/food-farming-fisheries_en&lt;/full-title&gt;&lt;/periodical&gt;&lt;dates&gt;&lt;year&gt;2020&lt;/year&gt;&lt;/dates&gt;&lt;urls&gt;&lt;/urls&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[5]</w:t>
      </w:r>
      <w:r w:rsidR="0075144E">
        <w:rPr>
          <w:rFonts w:ascii="Times New Roman" w:eastAsia="Times New Roman" w:hAnsi="Times New Roman" w:cs="Times New Roman"/>
        </w:rPr>
        <w:fldChar w:fldCharType="end"/>
      </w:r>
      <w:r>
        <w:rPr>
          <w:rFonts w:ascii="Times New Roman" w:eastAsia="Times New Roman" w:hAnsi="Times New Roman" w:cs="Times New Roman"/>
        </w:rPr>
        <w:t xml:space="preserve"> promoted policies to ensure </w:t>
      </w:r>
      <w:r w:rsidR="000C0A83">
        <w:rPr>
          <w:rFonts w:ascii="Times New Roman" w:eastAsia="Times New Roman" w:hAnsi="Times New Roman" w:cs="Times New Roman"/>
        </w:rPr>
        <w:t xml:space="preserve">food quality and </w:t>
      </w:r>
      <w:r>
        <w:rPr>
          <w:rFonts w:ascii="Times New Roman" w:eastAsia="Times New Roman" w:hAnsi="Times New Roman" w:cs="Times New Roman"/>
        </w:rPr>
        <w:t>safety in agriculture</w:t>
      </w:r>
      <w:r w:rsidR="000C0A83">
        <w:rPr>
          <w:rFonts w:ascii="Times New Roman" w:eastAsia="Times New Roman" w:hAnsi="Times New Roman" w:cs="Times New Roman"/>
        </w:rPr>
        <w:t>/aquaculture</w:t>
      </w:r>
      <w:r>
        <w:rPr>
          <w:rFonts w:ascii="Times New Roman" w:eastAsia="Times New Roman" w:hAnsi="Times New Roman" w:cs="Times New Roman"/>
        </w:rPr>
        <w:t xml:space="preserve"> products</w:t>
      </w:r>
      <w:r w:rsidR="00E229D6">
        <w:rPr>
          <w:rFonts w:ascii="Times New Roman" w:eastAsia="Times New Roman" w:hAnsi="Times New Roman" w:cs="Times New Roman"/>
        </w:rPr>
        <w:t>.</w:t>
      </w:r>
      <w:r w:rsidR="000C0A83">
        <w:rPr>
          <w:rFonts w:ascii="Times New Roman" w:eastAsia="Times New Roman" w:hAnsi="Times New Roman" w:cs="Times New Roman"/>
        </w:rPr>
        <w:t xml:space="preserve"> They</w:t>
      </w:r>
      <w:r>
        <w:rPr>
          <w:rFonts w:ascii="Times New Roman" w:eastAsia="Times New Roman" w:hAnsi="Times New Roman" w:cs="Times New Roman"/>
        </w:rPr>
        <w:t xml:space="preserve"> </w:t>
      </w:r>
      <w:r w:rsidR="00B11667">
        <w:rPr>
          <w:rFonts w:ascii="Times New Roman" w:eastAsia="Times New Roman" w:hAnsi="Times New Roman" w:cs="Times New Roman"/>
        </w:rPr>
        <w:t xml:space="preserve">have </w:t>
      </w:r>
      <w:r>
        <w:rPr>
          <w:rFonts w:ascii="Times New Roman" w:eastAsia="Times New Roman" w:hAnsi="Times New Roman" w:cs="Times New Roman"/>
        </w:rPr>
        <w:t xml:space="preserve">special interest to </w:t>
      </w:r>
      <w:r w:rsidR="00E672CD">
        <w:rPr>
          <w:rFonts w:ascii="Times New Roman" w:eastAsia="Times New Roman" w:hAnsi="Times New Roman" w:cs="Times New Roman"/>
        </w:rPr>
        <w:t xml:space="preserve">include severe limitations </w:t>
      </w:r>
      <w:r w:rsidR="00B11667">
        <w:rPr>
          <w:rFonts w:ascii="Times New Roman" w:eastAsia="Times New Roman" w:hAnsi="Times New Roman" w:cs="Times New Roman"/>
        </w:rPr>
        <w:t xml:space="preserve">on </w:t>
      </w:r>
      <w:r w:rsidR="00E672CD">
        <w:rPr>
          <w:rFonts w:ascii="Times New Roman" w:eastAsia="Times New Roman" w:hAnsi="Times New Roman" w:cs="Times New Roman"/>
        </w:rPr>
        <w:t>the use of chemical products, spills and usage of facilities</w:t>
      </w:r>
      <w:r w:rsidR="000C0A83">
        <w:rPr>
          <w:rFonts w:ascii="Times New Roman" w:eastAsia="Times New Roman" w:hAnsi="Times New Roman" w:cs="Times New Roman"/>
        </w:rPr>
        <w:t xml:space="preserve"> for food safety</w:t>
      </w:r>
      <w:r w:rsidR="00E672CD">
        <w:rPr>
          <w:rFonts w:ascii="Times New Roman" w:eastAsia="Times New Roman" w:hAnsi="Times New Roman" w:cs="Times New Roman"/>
        </w:rPr>
        <w:t xml:space="preserve">. </w:t>
      </w:r>
      <w:r>
        <w:rPr>
          <w:rFonts w:ascii="Times New Roman" w:eastAsia="Times New Roman" w:hAnsi="Times New Roman" w:cs="Times New Roman"/>
        </w:rPr>
        <w:t>In this context</w:t>
      </w:r>
      <w:r w:rsidR="00E672CD">
        <w:rPr>
          <w:rFonts w:ascii="Times New Roman" w:eastAsia="Times New Roman" w:hAnsi="Times New Roman" w:cs="Times New Roman"/>
        </w:rPr>
        <w:t xml:space="preserve">, </w:t>
      </w:r>
      <w:r w:rsidR="000C0A83">
        <w:rPr>
          <w:rFonts w:ascii="Times New Roman" w:eastAsia="Times New Roman" w:hAnsi="Times New Roman" w:cs="Times New Roman"/>
        </w:rPr>
        <w:t>EC</w:t>
      </w:r>
      <w:r w:rsidR="00E672CD">
        <w:rPr>
          <w:rFonts w:ascii="Times New Roman" w:eastAsia="Times New Roman" w:hAnsi="Times New Roman" w:cs="Times New Roman"/>
        </w:rPr>
        <w:t xml:space="preserve"> sponsors every year many scientific projects for developing technological solutions to </w:t>
      </w:r>
      <w:r w:rsidR="000C0A83">
        <w:rPr>
          <w:rFonts w:ascii="Times New Roman" w:eastAsia="Times New Roman" w:hAnsi="Times New Roman" w:cs="Times New Roman"/>
        </w:rPr>
        <w:t xml:space="preserve">face </w:t>
      </w:r>
      <w:r w:rsidR="00E672CD">
        <w:rPr>
          <w:rFonts w:ascii="Times New Roman" w:eastAsia="Times New Roman" w:hAnsi="Times New Roman" w:cs="Times New Roman"/>
        </w:rPr>
        <w:t xml:space="preserve">this issue, and created a permanent </w:t>
      </w:r>
      <w:r w:rsidR="000C0A83">
        <w:rPr>
          <w:rFonts w:ascii="Times New Roman" w:eastAsia="Times New Roman" w:hAnsi="Times New Roman" w:cs="Times New Roman"/>
        </w:rPr>
        <w:t xml:space="preserve">project </w:t>
      </w:r>
      <w:r w:rsidR="00E672CD">
        <w:rPr>
          <w:rFonts w:ascii="Times New Roman" w:eastAsia="Times New Roman" w:hAnsi="Times New Roman" w:cs="Times New Roman"/>
        </w:rPr>
        <w:t>call</w:t>
      </w:r>
      <w:r w:rsidR="000C0A83">
        <w:rPr>
          <w:rFonts w:ascii="Times New Roman" w:eastAsia="Times New Roman" w:hAnsi="Times New Roman" w:cs="Times New Roman"/>
        </w:rPr>
        <w:t>s,</w:t>
      </w:r>
      <w:r w:rsidR="00E672CD">
        <w:rPr>
          <w:rFonts w:ascii="Times New Roman" w:eastAsia="Times New Roman" w:hAnsi="Times New Roman" w:cs="Times New Roman"/>
        </w:rPr>
        <w:t xml:space="preserve"> specific for marine and coastal issues. Some of these scientific and technical projects involve developing early warning systems that provide extreme sensitive and selective data for monitoring sea water and eventually triggering an alarm in case the level of contamination reaches a meaningful threshold. </w:t>
      </w:r>
      <w:r w:rsidR="00EC1D61">
        <w:rPr>
          <w:rFonts w:ascii="Times New Roman" w:eastAsia="Times New Roman" w:hAnsi="Times New Roman" w:cs="Times New Roman"/>
        </w:rPr>
        <w:t>T</w:t>
      </w:r>
      <w:r w:rsidR="00B11667">
        <w:rPr>
          <w:rFonts w:ascii="Times New Roman" w:eastAsia="Times New Roman" w:hAnsi="Times New Roman" w:cs="Times New Roman"/>
        </w:rPr>
        <w:t>his work</w:t>
      </w:r>
      <w:r w:rsidR="00633E88">
        <w:rPr>
          <w:rFonts w:ascii="Times New Roman" w:eastAsia="Times New Roman" w:hAnsi="Times New Roman" w:cs="Times New Roman"/>
        </w:rPr>
        <w:t>,</w:t>
      </w:r>
      <w:r w:rsidR="00633E88" w:rsidRPr="00633E88">
        <w:rPr>
          <w:rFonts w:ascii="Times New Roman" w:eastAsia="Times New Roman" w:hAnsi="Times New Roman" w:cs="Times New Roman"/>
        </w:rPr>
        <w:t xml:space="preserve"> carried out within the framework of the </w:t>
      </w:r>
      <w:r w:rsidR="00633E88" w:rsidRPr="00633E88">
        <w:rPr>
          <w:rFonts w:ascii="Times New Roman" w:eastAsia="Times New Roman" w:hAnsi="Times New Roman" w:cs="Times New Roman"/>
          <w:b/>
        </w:rPr>
        <w:t>sea-on-a-chip</w:t>
      </w:r>
      <w:r w:rsidR="00633E88" w:rsidRPr="00633E88">
        <w:rPr>
          <w:rFonts w:ascii="Times New Roman" w:eastAsia="Times New Roman" w:hAnsi="Times New Roman" w:cs="Times New Roman"/>
        </w:rPr>
        <w:t xml:space="preserve"> project</w:t>
      </w:r>
      <w:r w:rsidR="00633E88">
        <w:rPr>
          <w:rFonts w:ascii="Times New Roman" w:eastAsia="Times New Roman" w:hAnsi="Times New Roman" w:cs="Times New Roman"/>
        </w:rPr>
        <w:t xml:space="preserve">, </w:t>
      </w:r>
      <w:r w:rsidR="00633E88" w:rsidRPr="00633E88">
        <w:rPr>
          <w:rFonts w:ascii="Times New Roman" w:eastAsia="Times New Roman" w:hAnsi="Times New Roman" w:cs="Times New Roman"/>
        </w:rPr>
        <w:t>grant agreement No.614168</w:t>
      </w:r>
      <w:r w:rsidR="00633E88">
        <w:rPr>
          <w:rFonts w:ascii="Times New Roman" w:eastAsia="Times New Roman" w:hAnsi="Times New Roman" w:cs="Times New Roman"/>
        </w:rPr>
        <w:t>,</w:t>
      </w:r>
      <w:r w:rsidR="00E672CD">
        <w:rPr>
          <w:rFonts w:ascii="Times New Roman" w:eastAsia="Times New Roman" w:hAnsi="Times New Roman" w:cs="Times New Roman"/>
        </w:rPr>
        <w:t xml:space="preserve"> was aimed </w:t>
      </w:r>
      <w:r w:rsidR="000C0A83">
        <w:rPr>
          <w:rFonts w:ascii="Times New Roman" w:eastAsia="Times New Roman" w:hAnsi="Times New Roman" w:cs="Times New Roman"/>
        </w:rPr>
        <w:t xml:space="preserve">to </w:t>
      </w:r>
      <w:r w:rsidR="00E672CD">
        <w:rPr>
          <w:rFonts w:ascii="Times New Roman" w:eastAsia="Times New Roman" w:hAnsi="Times New Roman" w:cs="Times New Roman"/>
        </w:rPr>
        <w:t>develop a miniaturized, autonomous, remote and flexible immunosensor platform for real-time monitoring of marine waters in multi-stressor conditions</w:t>
      </w:r>
      <w:r w:rsidR="00EC1D61">
        <w:rPr>
          <w:rFonts w:ascii="Times New Roman" w:eastAsia="Times New Roman" w:hAnsi="Times New Roman" w:cs="Times New Roman"/>
        </w:rPr>
        <w:t xml:space="preserve"> by providing a</w:t>
      </w:r>
      <w:r w:rsidR="00E672CD">
        <w:rPr>
          <w:rFonts w:ascii="Times New Roman" w:eastAsia="Times New Roman" w:hAnsi="Times New Roman" w:cs="Times New Roman"/>
        </w:rPr>
        <w:t xml:space="preserve"> concrete application </w:t>
      </w:r>
      <w:r w:rsidR="00EC1D61">
        <w:rPr>
          <w:rFonts w:ascii="Times New Roman" w:eastAsia="Times New Roman" w:hAnsi="Times New Roman" w:cs="Times New Roman"/>
        </w:rPr>
        <w:t>for</w:t>
      </w:r>
      <w:r w:rsidR="00E672CD">
        <w:rPr>
          <w:rFonts w:ascii="Times New Roman" w:eastAsia="Times New Roman" w:hAnsi="Times New Roman" w:cs="Times New Roman"/>
        </w:rPr>
        <w:t xml:space="preserve"> aquaculture facilities. </w:t>
      </w:r>
      <w:r w:rsidR="00E672CD" w:rsidRPr="00E82FDF">
        <w:rPr>
          <w:rFonts w:ascii="Times New Roman" w:eastAsia="Times New Roman" w:hAnsi="Times New Roman" w:cs="Times New Roman"/>
        </w:rPr>
        <w:t>The immunosensor platform was based on a fully integrated array of microelectrodes and a microfluidic system in a lab-on-a-chip-like configuration with electrochemical (</w:t>
      </w:r>
      <w:proofErr w:type="spellStart"/>
      <w:r w:rsidR="00E672CD" w:rsidRPr="00E82FDF">
        <w:rPr>
          <w:rFonts w:ascii="Times New Roman" w:eastAsia="Times New Roman" w:hAnsi="Times New Roman" w:cs="Times New Roman"/>
        </w:rPr>
        <w:t>amperometric</w:t>
      </w:r>
      <w:proofErr w:type="spellEnd"/>
      <w:r w:rsidR="00E672CD" w:rsidRPr="00E82FDF">
        <w:rPr>
          <w:rFonts w:ascii="Times New Roman" w:eastAsia="Times New Roman" w:hAnsi="Times New Roman" w:cs="Times New Roman"/>
        </w:rPr>
        <w:t>) detection.</w:t>
      </w:r>
    </w:p>
    <w:p w14:paraId="57B88A62" w14:textId="77777777" w:rsidR="00786587" w:rsidRDefault="00B84132" w:rsidP="0075764A">
      <w:pPr>
        <w:jc w:val="both"/>
        <w:rPr>
          <w:ins w:id="0" w:author="Manuel Lopez De Miguel" w:date="2021-12-30T12:45:00Z"/>
          <w:rFonts w:ascii="Times New Roman" w:eastAsia="Times New Roman" w:hAnsi="Times New Roman" w:cs="Times New Roman"/>
        </w:rPr>
      </w:pPr>
      <w:r>
        <w:rPr>
          <w:rFonts w:ascii="Times New Roman" w:eastAsia="Times New Roman" w:hAnsi="Times New Roman" w:cs="Times New Roman"/>
        </w:rPr>
        <w:t>Current analytical</w:t>
      </w:r>
      <w:r w:rsidR="00FC5BB7">
        <w:rPr>
          <w:rFonts w:ascii="Times New Roman" w:eastAsia="Times New Roman" w:hAnsi="Times New Roman" w:cs="Times New Roman"/>
        </w:rPr>
        <w:t xml:space="preserve"> laboratory</w:t>
      </w:r>
      <w:r>
        <w:rPr>
          <w:rFonts w:ascii="Times New Roman" w:eastAsia="Times New Roman" w:hAnsi="Times New Roman" w:cs="Times New Roman"/>
        </w:rPr>
        <w:t xml:space="preserve"> methodologies </w:t>
      </w:r>
      <w:r w:rsidR="000C0A83">
        <w:rPr>
          <w:rFonts w:ascii="Times New Roman" w:eastAsia="Times New Roman" w:hAnsi="Times New Roman" w:cs="Times New Roman"/>
        </w:rPr>
        <w:t xml:space="preserve">for the detection of environmental pollutants </w:t>
      </w:r>
      <w:r>
        <w:rPr>
          <w:rFonts w:ascii="Times New Roman" w:eastAsia="Times New Roman" w:hAnsi="Times New Roman" w:cs="Times New Roman"/>
        </w:rPr>
        <w:t>are based on chromatographic techniques coupled to mass spectrometric detectors</w:t>
      </w:r>
      <w:r w:rsidR="000C0A83">
        <w:rPr>
          <w:rFonts w:ascii="Times New Roman" w:eastAsia="Times New Roman" w:hAnsi="Times New Roman" w:cs="Times New Roman"/>
        </w:rPr>
        <w:t xml:space="preserve"> </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&lt;EndNote&gt;&lt;Cite&gt;&lt;Author&gt;Farré&lt;/Author&gt;&lt;Year&gt;2012&lt;/Year&gt;&lt;RecNum&gt;13&lt;/RecNum&gt;&lt;DisplayText&gt;[6]&lt;/DisplayText&gt;&lt;record&gt;&lt;rec-number&gt;13&lt;/rec-number&gt;&lt;foreign-keys&gt;&lt;key app="EN" db-id="0r99dpw52tx9vxer50cpfpwztxazx20vf2s5" timestamp="1608545041"&gt;13&lt;/key&gt;&lt;/foreign-keys&gt;&lt;ref-type name="Journal Article"&gt;17&lt;/ref-type&gt;&lt;contributors&gt;&lt;authors&gt;&lt;author&gt;Farré, Marinella&lt;/author&gt;&lt;author&gt;Kantiani, Lina&lt;/author&gt;&lt;author&gt;Petrovic, Mira&lt;/author&gt;&lt;author&gt;Pérez, Sandra&lt;/author&gt;&lt;author&gt;Barceló, Damià&lt;/author&gt;&lt;/authors&gt;&lt;/contributors&gt;&lt;titles&gt;&lt;title&gt;Achievements and future trends in the analysis of emerging organic contaminants in environmental samples by mass spectrometry and bioanalytical techniques&lt;/title&gt;&lt;secondary-title&gt;Journal of Chromatography A&lt;/secondary-title&gt;&lt;/titles&gt;&lt;periodical&gt;&lt;full-title&gt;Journal of Chromatography A&lt;/full-title&gt;&lt;/periodical&gt;&lt;pages&gt;86-99&lt;/pages&gt;&lt;volume&gt;1259&lt;/volume&gt;&lt;keywords&gt;&lt;keyword&gt;LC–MS/MS&lt;/keyword&gt;&lt;keyword&gt;Ambient mass spectrometry&lt;/keyword&gt;&lt;keyword&gt;Biosensors&lt;/keyword&gt;&lt;keyword&gt;Nanomaterials&lt;/keyword&gt;&lt;keyword&gt;Emerging contaminants&lt;/keyword&gt;&lt;/keywords&gt;&lt;dates&gt;&lt;year&gt;2012&lt;/year&gt;&lt;pub-dates&gt;&lt;date&gt;2012/10/12/&lt;/date&gt;&lt;/pub-dates&gt;&lt;/dates&gt;&lt;isbn&gt;0021-9673&lt;/isbn&gt;&lt;urls&gt;&lt;related-urls&gt;&lt;url&gt;http://www.sciencedirect.com/science/article/pii/S002196731201059X&lt;/url&gt;&lt;/related-urls&gt;&lt;/urls&gt;&lt;electronic-resource-num&gt;https://doi.org/10.1016/j.chroma.2012.07.024&lt;/electronic-resource-num&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[6]</w:t>
      </w:r>
      <w:r w:rsidR="0075144E">
        <w:rPr>
          <w:rFonts w:ascii="Times New Roman" w:eastAsia="Times New Roman" w:hAnsi="Times New Roman" w:cs="Times New Roman"/>
        </w:rPr>
        <w:fldChar w:fldCharType="end"/>
      </w:r>
      <w:r>
        <w:rPr>
          <w:rFonts w:ascii="Times New Roman" w:eastAsia="Times New Roman" w:hAnsi="Times New Roman" w:cs="Times New Roman"/>
        </w:rPr>
        <w:t xml:space="preserve">. These methods are characterized </w:t>
      </w:r>
      <w:r w:rsidR="005D3344">
        <w:rPr>
          <w:rFonts w:ascii="Times New Roman" w:eastAsia="Times New Roman" w:hAnsi="Times New Roman" w:cs="Times New Roman"/>
        </w:rPr>
        <w:t>with high detectability, specificity, multianalyte analysis and are considered as the golden standard methodology for the validation and confirmatory method of screening techniques. However, they require preconcentration and clean-up strategies, qualified personnel and complex instrumentation</w:t>
      </w:r>
      <w:r w:rsidR="00103DEC">
        <w:rPr>
          <w:rFonts w:ascii="Times New Roman" w:eastAsia="Times New Roman" w:hAnsi="Times New Roman" w:cs="Times New Roman"/>
        </w:rPr>
        <w:t xml:space="preserve"> that results in a high cost/analysis</w:t>
      </w:r>
      <w:r w:rsidR="004D71CA">
        <w:rPr>
          <w:rFonts w:ascii="Times New Roman" w:eastAsia="Times New Roman" w:hAnsi="Times New Roman" w:cs="Times New Roman"/>
        </w:rPr>
        <w:t xml:space="preserve"> ratio</w:t>
      </w:r>
      <w:r w:rsidR="00103DEC">
        <w:rPr>
          <w:rFonts w:ascii="Times New Roman" w:eastAsia="Times New Roman" w:hAnsi="Times New Roman" w:cs="Times New Roman"/>
        </w:rPr>
        <w:t xml:space="preserve">. In order to </w:t>
      </w:r>
      <w:r w:rsidR="009202BD">
        <w:rPr>
          <w:rFonts w:ascii="Times New Roman" w:eastAsia="Times New Roman" w:hAnsi="Times New Roman" w:cs="Times New Roman"/>
        </w:rPr>
        <w:t xml:space="preserve">reach enough detectability to monitor </w:t>
      </w:r>
      <w:r w:rsidR="004D71CA">
        <w:rPr>
          <w:rFonts w:ascii="Times New Roman" w:eastAsia="Times New Roman" w:hAnsi="Times New Roman" w:cs="Times New Roman"/>
        </w:rPr>
        <w:t xml:space="preserve">on-time </w:t>
      </w:r>
      <w:r w:rsidR="009202BD">
        <w:rPr>
          <w:rFonts w:ascii="Times New Roman" w:eastAsia="Times New Roman" w:hAnsi="Times New Roman" w:cs="Times New Roman"/>
        </w:rPr>
        <w:t xml:space="preserve">environmental pollutant, it is required develop </w:t>
      </w:r>
      <w:r w:rsidR="00103DEC">
        <w:rPr>
          <w:rFonts w:ascii="Times New Roman" w:eastAsia="Times New Roman" w:hAnsi="Times New Roman" w:cs="Times New Roman"/>
        </w:rPr>
        <w:t xml:space="preserve">rapid, simple and </w:t>
      </w:r>
      <w:r w:rsidR="001B3A85">
        <w:rPr>
          <w:rFonts w:ascii="Times New Roman" w:eastAsia="Times New Roman" w:hAnsi="Times New Roman" w:cs="Times New Roman"/>
        </w:rPr>
        <w:t>low-cost</w:t>
      </w:r>
      <w:r w:rsidR="00103DEC">
        <w:rPr>
          <w:rFonts w:ascii="Times New Roman" w:eastAsia="Times New Roman" w:hAnsi="Times New Roman" w:cs="Times New Roman"/>
        </w:rPr>
        <w:t xml:space="preserve"> devices</w:t>
      </w:r>
      <w:r w:rsidR="009202BD">
        <w:rPr>
          <w:rFonts w:ascii="Times New Roman" w:eastAsia="Times New Roman" w:hAnsi="Times New Roman" w:cs="Times New Roman"/>
        </w:rPr>
        <w:t xml:space="preserve">. </w:t>
      </w:r>
    </w:p>
    <w:p w14:paraId="248959AD" w14:textId="4499B4C4" w:rsidR="0075764A" w:rsidRDefault="00C6251B" w:rsidP="0075764A">
      <w:pPr>
        <w:jc w:val="both"/>
        <w:rPr>
          <w:rFonts w:ascii="Times New Roman" w:eastAsia="Times New Roman" w:hAnsi="Times New Roman" w:cs="Times New Roman"/>
        </w:rPr>
      </w:pPr>
      <w:r>
        <w:rPr>
          <w:rFonts w:ascii="Times New Roman" w:eastAsia="Times New Roman" w:hAnsi="Times New Roman" w:cs="Times New Roman"/>
        </w:rPr>
        <w:t xml:space="preserve">Immunosensors </w:t>
      </w:r>
      <w:r w:rsidRPr="00C6251B">
        <w:rPr>
          <w:rFonts w:ascii="Times New Roman" w:eastAsia="Times New Roman" w:hAnsi="Times New Roman" w:cs="Times New Roman"/>
        </w:rPr>
        <w:t>make use of the specific binding between an</w:t>
      </w:r>
      <w:r>
        <w:rPr>
          <w:rFonts w:ascii="Times New Roman" w:eastAsia="Times New Roman" w:hAnsi="Times New Roman" w:cs="Times New Roman"/>
        </w:rPr>
        <w:t xml:space="preserve"> </w:t>
      </w:r>
      <w:r w:rsidRPr="00C6251B">
        <w:rPr>
          <w:rFonts w:ascii="Times New Roman" w:eastAsia="Times New Roman" w:hAnsi="Times New Roman" w:cs="Times New Roman"/>
        </w:rPr>
        <w:t>antibody and antigen</w:t>
      </w:r>
      <w:r>
        <w:rPr>
          <w:rFonts w:ascii="Times New Roman" w:eastAsia="Times New Roman" w:hAnsi="Times New Roman" w:cs="Times New Roman"/>
        </w:rPr>
        <w:t xml:space="preserve"> coupled to </w:t>
      </w:r>
      <w:r w:rsidR="0075764A" w:rsidRPr="0075764A">
        <w:rPr>
          <w:rFonts w:ascii="Times New Roman" w:eastAsia="Times New Roman" w:hAnsi="Times New Roman" w:cs="Times New Roman"/>
        </w:rPr>
        <w:t>physical</w:t>
      </w:r>
      <w:r w:rsidR="0075764A">
        <w:rPr>
          <w:rFonts w:ascii="Times New Roman" w:eastAsia="Times New Roman" w:hAnsi="Times New Roman" w:cs="Times New Roman"/>
        </w:rPr>
        <w:t xml:space="preserve"> </w:t>
      </w:r>
      <w:r w:rsidR="0075764A" w:rsidRPr="0075764A">
        <w:rPr>
          <w:rFonts w:ascii="Times New Roman" w:eastAsia="Times New Roman" w:hAnsi="Times New Roman" w:cs="Times New Roman"/>
        </w:rPr>
        <w:t>transducer that converts the biorecognition process into measurable</w:t>
      </w:r>
      <w:r w:rsidR="0075764A">
        <w:rPr>
          <w:rFonts w:ascii="Times New Roman" w:eastAsia="Times New Roman" w:hAnsi="Times New Roman" w:cs="Times New Roman"/>
        </w:rPr>
        <w:t xml:space="preserve"> </w:t>
      </w:r>
      <w:r w:rsidR="0075764A" w:rsidRPr="0075764A">
        <w:rPr>
          <w:rFonts w:ascii="Times New Roman" w:eastAsia="Times New Roman" w:hAnsi="Times New Roman" w:cs="Times New Roman"/>
        </w:rPr>
        <w:t>signal</w:t>
      </w:r>
      <w:r w:rsidR="000C0A83">
        <w:rPr>
          <w:rFonts w:ascii="Times New Roman" w:eastAsia="Times New Roman" w:hAnsi="Times New Roman" w:cs="Times New Roman"/>
        </w:rPr>
        <w:t xml:space="preserve"> </w:t>
      </w:r>
      <w:r w:rsidR="0075144E">
        <w:rPr>
          <w:rFonts w:ascii="Times New Roman" w:eastAsia="Times New Roman" w:hAnsi="Times New Roman" w:cs="Times New Roman"/>
        </w:rPr>
        <w:fldChar w:fldCharType="begin"/>
      </w:r>
      <w:r w:rsidR="00F14566">
        <w:rPr>
          <w:rFonts w:ascii="Times New Roman" w:eastAsia="Times New Roman" w:hAnsi="Times New Roman" w:cs="Times New Roman"/>
        </w:rPr>
        <w:instrText xml:space="preserve"> ADDIN EN.CITE &lt;EndNote&gt;&lt;Cite&gt;&lt;Author&gt;Salvador&lt;/Author&gt;&lt;Year&gt;2007&lt;/Year&gt;&lt;RecNum&gt;12&lt;/RecNum&gt;&lt;DisplayText&gt;[7]&lt;/DisplayText&gt;&lt;record&gt;&lt;rec-number&gt;12&lt;/rec-number&gt;&lt;foreign-keys&gt;&lt;key app="EN" db-id="dvfxdtsz35waw4e0pfa5d9ee05rawfdaxf0p" timestamp="0"&gt;12&lt;/key&gt;&lt;/foreign-keys&gt;&lt;ref-type name="Book Section"&gt;5&lt;/ref-type&gt;&lt;contributors&gt;&lt;authors&gt;&lt;author&gt;Salvador, J. Pablo&lt;/author&gt;&lt;author&gt;Adrian, Javier&lt;/author&gt;&lt;author&gt;Galve, Roger&lt;/author&gt;&lt;author&gt;Pinacho, Daniel G.&lt;/author&gt;&lt;author&gt;Kreuzer, Mark&lt;/author&gt;&lt;author&gt;Sánchez-Baeza, Francisco&lt;/author&gt;&lt;author&gt;Marco, M. Pilar&lt;/author&gt;&lt;/authors&gt;&lt;secondary-authors&gt;&lt;author&gt;M. Petrovic&lt;/author&gt;&lt;author&gt;D. Barceló&lt;/author&gt;&lt;/secondary-authors&gt;&lt;/contributors&gt;&lt;titles&gt;&lt;title&gt;Chapter 2.8 Application of bioassays/biosensors for the analysis of pharmaceuticals in environmental samples&lt;/title&gt;&lt;secondary-title&gt;Comprehensive Analytical Chemistry&lt;/secondary-title&gt;&lt;/titles&gt;&lt;pages&gt;279-334&lt;/pages&gt;&lt;volume&gt;Volume 50&lt;/volume&gt;&lt;dates&gt;&lt;year&gt;2007&lt;/year&gt;&lt;/dates&gt;&lt;publisher&gt;Elsevier&lt;/publisher&gt;&lt;isbn&gt;978-0-444-53052-3&lt;/isbn&gt;&lt;urls&gt;&lt;related-urls&gt;&lt;url&gt;http://www.sciencedirect.com/science/article/B7P66-4P6SMJY-G/1/7d793dd1aee6592982bb69fda960e9bc &lt;/url&gt;&lt;/related-urls&gt;&lt;/urls&gt;&lt;/record&gt;&lt;/Cite&gt;&lt;/EndNote&gt;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[7]</w:t>
      </w:r>
      <w:r w:rsidR="0075144E">
        <w:rPr>
          <w:rFonts w:ascii="Times New Roman" w:eastAsia="Times New Roman" w:hAnsi="Times New Roman" w:cs="Times New Roman"/>
        </w:rPr>
        <w:fldChar w:fldCharType="end"/>
      </w:r>
      <w:r w:rsidR="0075764A">
        <w:rPr>
          <w:rFonts w:ascii="Times New Roman" w:eastAsia="Times New Roman" w:hAnsi="Times New Roman" w:cs="Times New Roman"/>
        </w:rPr>
        <w:t>. The antigen-antibody interaction is the basis of a wide variety of immunochemical methods</w:t>
      </w:r>
      <w:r w:rsidR="00071EEC">
        <w:rPr>
          <w:rFonts w:ascii="Times New Roman" w:eastAsia="Times New Roman" w:hAnsi="Times New Roman" w:cs="Times New Roman"/>
        </w:rPr>
        <w:t xml:space="preserve"> enough</w:t>
      </w:r>
      <w:r w:rsidR="0075764A">
        <w:rPr>
          <w:rFonts w:ascii="Times New Roman" w:eastAsia="Times New Roman" w:hAnsi="Times New Roman" w:cs="Times New Roman"/>
        </w:rPr>
        <w:t xml:space="preserve"> selective and sensitive to detect organic pollutants. Indeed, immunoassays have been widely used in environmental applications </w:t>
      </w:r>
      <w:r w:rsidR="0075144E" w:rsidRPr="00F41A95">
        <w:rPr>
          <w:rFonts w:ascii="Times New Roman" w:eastAsia="Times New Roman" w:hAnsi="Times New Roman" w:cs="Times New Roman"/>
        </w:rPr>
        <w:fldChar w:fldCharType="begin"/>
      </w:r>
      <w:r w:rsidR="0075144E" w:rsidRPr="00F41A95">
        <w:rPr>
          <w:rFonts w:ascii="Times New Roman" w:eastAsia="Times New Roman" w:hAnsi="Times New Roman" w:cs="Times New Roman"/>
        </w:rPr>
        <w:instrText xml:space="preserve"> ADDIN EN.CITE &lt;EndNote&gt;&lt;Cite&gt;&lt;Author&gt;Marco&lt;/Author&gt;&lt;Year&gt;1995&lt;/Year&gt;&lt;RecNum&gt;18&lt;/RecNum&gt;&lt;DisplayText&gt;[8]&lt;/DisplayText&gt;&lt;record&gt;&lt;rec-number&gt;18&lt;/rec-number&gt;&lt;foreign-keys&gt;&lt;key app="EN" db-id="0r99dpw52tx9vxer50cpfpwztxazx20vf2s5" timestamp="1608549909"&gt;18&lt;/key&gt;&lt;/foreign-keys&gt;&lt;ref-type name="Journal Article"&gt;17&lt;/ref-type&gt;&lt;contributors&gt;&lt;authors&gt;&lt;author&gt;Marco, Maria-Pilar&lt;/author&gt;&lt;author&gt;Gee, Shirley&lt;/author&gt;&lt;author&gt;Hammock, Bruce D.&lt;/author&gt;&lt;/authors&gt;&lt;/contributors&gt;&lt;titles&gt;&lt;title&gt;Immunochemical techniques for environmental analysis. I. Antibody production and immunoassay development&lt;/title&gt;&lt;secondary-title&gt;Trends Anal. Chem.&lt;/secondary-title&gt;&lt;/titles&gt;&lt;periodical&gt;&lt;full-title&gt;Trends Anal. Chem.&lt;/full-title&gt;&lt;/periodical&gt;&lt;pages&gt;415-425&lt;/pages&gt;&lt;volume&gt;14&lt;/volume&gt;&lt;number&gt;8&lt;/number&gt;&lt;keywords&gt;&lt;keyword&gt;hapten design, ELISA development, competitor design, review&lt;/keyword&gt;&lt;/keywords&gt;&lt;dates&gt;&lt;year&gt;1995&lt;/year&gt;&lt;/dates&gt;&lt;urls&gt;&lt;/urls&gt;&lt;/record&gt;&lt;/Cite&gt;&lt;/EndNote&gt;</w:instrText>
      </w:r>
      <w:r w:rsidR="0075144E" w:rsidRPr="00F41A95">
        <w:rPr>
          <w:rFonts w:ascii="Times New Roman" w:eastAsia="Times New Roman" w:hAnsi="Times New Roman" w:cs="Times New Roman"/>
        </w:rPr>
        <w:fldChar w:fldCharType="separate"/>
      </w:r>
      <w:r w:rsidR="0075144E" w:rsidRPr="00F41A95">
        <w:rPr>
          <w:rFonts w:ascii="Times New Roman" w:eastAsia="Times New Roman" w:hAnsi="Times New Roman" w:cs="Times New Roman"/>
          <w:noProof/>
        </w:rPr>
        <w:t>[8]</w:t>
      </w:r>
      <w:r w:rsidR="0075144E" w:rsidRPr="00F41A95">
        <w:rPr>
          <w:rFonts w:ascii="Times New Roman" w:eastAsia="Times New Roman" w:hAnsi="Times New Roman" w:cs="Times New Roman"/>
        </w:rPr>
        <w:fldChar w:fldCharType="end"/>
      </w:r>
      <w:r w:rsidR="00AE19D0" w:rsidRPr="00A40902">
        <w:rPr>
          <w:rFonts w:ascii="Times New Roman" w:eastAsia="Times New Roman" w:hAnsi="Times New Roman" w:cs="Times New Roman"/>
        </w:rPr>
        <w:t xml:space="preserve"> </w:t>
      </w:r>
      <w:r w:rsidR="0075764A">
        <w:rPr>
          <w:rFonts w:ascii="Times New Roman" w:eastAsia="Times New Roman" w:hAnsi="Times New Roman" w:cs="Times New Roman"/>
        </w:rPr>
        <w:t xml:space="preserve">as a high throughput method allowing the simultaneous analysis of a number of samples. These can be adapted to rapid detection formats such as dip-sticks or presented in combination with transducer elements to develop immunosensors </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&lt;EndNote&gt;&lt;Cite&gt;&lt;Author&gt;Marco&lt;/Author&gt;&lt;Year&gt;1995&lt;/Year&gt;&lt;RecNum&gt;19&lt;/RecNum&gt;&lt;DisplayText&gt;[9]&lt;/DisplayText&gt;&lt;record&gt;&lt;rec-number&gt;19&lt;/rec-number&gt;&lt;foreign-keys&gt;&lt;key app="EN" db-id="0r99dpw52tx9vxer50cpfpwztxazx20vf2s5" timestamp="1608549909"&gt;19&lt;/key&gt;&lt;/foreign-keys&gt;&lt;ref-type name="Journal Article"&gt;17&lt;/ref-type&gt;&lt;contributors&gt;&lt;authors&gt;&lt;author&gt;Marco, Maria-Pilar&lt;/author&gt;&lt;author&gt;Gee, Shirley&lt;/author&gt;&lt;author&gt;Hammock, Bruce D.&lt;/author&gt;&lt;/authors&gt;&lt;/contributors&gt;&lt;titles&gt;&lt;title&gt;Immunochemical techniques for environmental analysis. I. Immunosensors&lt;/title&gt;&lt;secondary-title&gt;Trends Anal. Chem.&lt;/secondary-title&gt;&lt;/titles&gt;&lt;periodical&gt;&lt;full-title&gt;Trends Anal. Chem.&lt;/full-title&gt;&lt;/periodical&gt;&lt;pages&gt;341-50&lt;/pages&gt;&lt;volume&gt;14&lt;/volume&gt;&lt;number&gt;7&lt;/number&gt;&lt;keywords&gt;&lt;keyword&gt;environmental analysis immunosensor review&lt;/keyword&gt;&lt;/keywords&gt;&lt;dates&gt;&lt;year&gt;1995&lt;/year&gt;&lt;/dates&gt;&lt;urls&gt;&lt;/urls&gt;&lt;/record&gt;&lt;/Cite&gt;&lt;/EndNote&gt;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[9]</w:t>
      </w:r>
      <w:r w:rsidR="0075144E">
        <w:rPr>
          <w:rFonts w:ascii="Times New Roman" w:eastAsia="Times New Roman" w:hAnsi="Times New Roman" w:cs="Times New Roman"/>
        </w:rPr>
        <w:fldChar w:fldCharType="end"/>
      </w:r>
      <w:r w:rsidR="0075764A">
        <w:rPr>
          <w:rFonts w:ascii="Times New Roman" w:eastAsia="Times New Roman" w:hAnsi="Times New Roman" w:cs="Times New Roman"/>
        </w:rPr>
        <w:t xml:space="preserve">. Electrochemical immunosensors have gained attention due to </w:t>
      </w:r>
      <w:r w:rsidR="00071EEC">
        <w:rPr>
          <w:rFonts w:ascii="Times New Roman" w:eastAsia="Times New Roman" w:hAnsi="Times New Roman" w:cs="Times New Roman"/>
        </w:rPr>
        <w:t xml:space="preserve">their </w:t>
      </w:r>
      <w:r w:rsidR="0075764A">
        <w:rPr>
          <w:rFonts w:ascii="Times New Roman" w:eastAsia="Times New Roman" w:hAnsi="Times New Roman" w:cs="Times New Roman"/>
        </w:rPr>
        <w:t xml:space="preserve">high detectability, robustness and simplicity in the design of the electrodes, specifically better in </w:t>
      </w:r>
      <w:proofErr w:type="spellStart"/>
      <w:r w:rsidR="0075764A">
        <w:rPr>
          <w:rFonts w:ascii="Times New Roman" w:eastAsia="Times New Roman" w:hAnsi="Times New Roman" w:cs="Times New Roman"/>
        </w:rPr>
        <w:t>amperometric</w:t>
      </w:r>
      <w:proofErr w:type="spellEnd"/>
      <w:r w:rsidR="0075764A">
        <w:rPr>
          <w:rFonts w:ascii="Times New Roman" w:eastAsia="Times New Roman" w:hAnsi="Times New Roman" w:cs="Times New Roman"/>
        </w:rPr>
        <w:t xml:space="preserve"> measurements. According to these advantages, the development of an autonomous and automatic device based on this transducing principle was one of the challenges that are facing in this work. </w:t>
      </w:r>
    </w:p>
    <w:p w14:paraId="74229E26" w14:textId="6E3D8164" w:rsidR="005C4148" w:rsidRDefault="0075764A">
      <w:pPr>
        <w:jc w:val="both"/>
        <w:rPr>
          <w:rFonts w:ascii="Times New Roman" w:eastAsia="Times New Roman" w:hAnsi="Times New Roman" w:cs="Times New Roman"/>
        </w:rPr>
      </w:pPr>
      <w:r>
        <w:rPr>
          <w:rFonts w:ascii="Times New Roman" w:eastAsia="Times New Roman" w:hAnsi="Times New Roman" w:cs="Times New Roman"/>
        </w:rPr>
        <w:t>Electrochemical biosensors are commonly assembled for point-of-care applications due to its rapid analytical response, its possibility of miniaturization, that implies a reduction in size and power consumption. Finally</w:t>
      </w:r>
      <w:r w:rsidR="00EC4DAF">
        <w:rPr>
          <w:rFonts w:ascii="Times New Roman" w:eastAsia="Times New Roman" w:hAnsi="Times New Roman" w:cs="Times New Roman"/>
        </w:rPr>
        <w:t>,</w:t>
      </w:r>
      <w:r>
        <w:rPr>
          <w:rFonts w:ascii="Times New Roman" w:eastAsia="Times New Roman" w:hAnsi="Times New Roman" w:cs="Times New Roman"/>
        </w:rPr>
        <w:t xml:space="preserve"> it is important to remark </w:t>
      </w:r>
      <w:r w:rsidR="00BF4903">
        <w:rPr>
          <w:rFonts w:ascii="Times New Roman" w:eastAsia="Times New Roman" w:hAnsi="Times New Roman" w:cs="Times New Roman"/>
        </w:rPr>
        <w:t xml:space="preserve">their </w:t>
      </w:r>
      <w:r>
        <w:rPr>
          <w:rFonts w:ascii="Times New Roman" w:eastAsia="Times New Roman" w:hAnsi="Times New Roman" w:cs="Times New Roman"/>
        </w:rPr>
        <w:t xml:space="preserve">ability to perform analysis </w:t>
      </w:r>
      <w:r w:rsidR="00BF4903">
        <w:rPr>
          <w:rFonts w:ascii="Times New Roman" w:eastAsia="Times New Roman" w:hAnsi="Times New Roman" w:cs="Times New Roman"/>
        </w:rPr>
        <w:t>o</w:t>
      </w:r>
      <w:r>
        <w:rPr>
          <w:rFonts w:ascii="Times New Roman" w:eastAsia="Times New Roman" w:hAnsi="Times New Roman" w:cs="Times New Roman"/>
        </w:rPr>
        <w:t xml:space="preserve">n the field. </w:t>
      </w:r>
      <w:r w:rsidR="00E672CD">
        <w:rPr>
          <w:rFonts w:ascii="Times New Roman" w:eastAsia="Times New Roman" w:hAnsi="Times New Roman" w:cs="Times New Roman"/>
        </w:rPr>
        <w:t xml:space="preserve">Some immunosensor platform architectures have been reported in the literature, in both the environmental </w:t>
      </w:r>
      <w:r w:rsidR="0075144E">
        <w:rPr>
          <w:rFonts w:ascii="Times New Roman" w:eastAsia="Times New Roman" w:hAnsi="Times New Roman" w:cs="Times New Roman"/>
        </w:rPr>
        <w:fldChar w:fldCharType="begin">
          <w:fldData xml:space="preserve">PEVuZE5vdGU+PENpdGU+PEF1dGhvcj5CdXNhPC9BdXRob3I+PFllYXI+MjAxNjwvWWVhcj48UmVj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</w:fldData>
        </w:fldChar>
      </w:r>
      <w:r w:rsidR="0075144E">
        <w:rPr>
          <w:rFonts w:ascii="Times New Roman" w:eastAsia="Times New Roman" w:hAnsi="Times New Roman" w:cs="Times New Roman"/>
        </w:rPr>
        <w:instrText xml:space="preserve"> ADDIN EN.CITE </w:instrText>
      </w:r>
      <w:r w:rsidR="0075144E">
        <w:rPr>
          <w:rFonts w:ascii="Times New Roman" w:eastAsia="Times New Roman" w:hAnsi="Times New Roman" w:cs="Times New Roman"/>
        </w:rPr>
        <w:fldChar w:fldCharType="begin">
          <w:fldData xml:space="preserve">PEVuZE5vdGU+PENpdGU+PEF1dGhvcj5CdXNhPC9BdXRob3I+PFllYXI+MjAxNjwvWWVhcj48UmVj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</w:fldData>
        </w:fldChar>
      </w:r>
      <w:r w:rsidR="0075144E">
        <w:rPr>
          <w:rFonts w:ascii="Times New Roman" w:eastAsia="Times New Roman" w:hAnsi="Times New Roman" w:cs="Times New Roman"/>
        </w:rPr>
        <w:instrText xml:space="preserve"> ADDIN EN.CITE.DATA </w:instrText>
      </w:r>
      <w:r w:rsidR="0075144E">
        <w:rPr>
          <w:rFonts w:ascii="Times New Roman" w:eastAsia="Times New Roman" w:hAnsi="Times New Roman" w:cs="Times New Roman"/>
        </w:rPr>
      </w:r>
      <w:r w:rsidR="0075144E">
        <w:rPr>
          <w:rFonts w:ascii="Times New Roman" w:eastAsia="Times New Roman" w:hAnsi="Times New Roman" w:cs="Times New Roman"/>
        </w:rPr>
        <w:fldChar w:fldCharType="end"/>
      </w:r>
      <w:r w:rsidR="0075144E">
        <w:rPr>
          <w:rFonts w:ascii="Times New Roman" w:eastAsia="Times New Roman" w:hAnsi="Times New Roman" w:cs="Times New Roman"/>
        </w:rPr>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[10-12]</w:t>
      </w:r>
      <w:r w:rsidR="0075144E">
        <w:rPr>
          <w:rFonts w:ascii="Times New Roman" w:eastAsia="Times New Roman" w:hAnsi="Times New Roman" w:cs="Times New Roman"/>
        </w:rPr>
        <w:fldChar w:fldCharType="end"/>
      </w:r>
      <w:r w:rsidR="00E672CD">
        <w:rPr>
          <w:rFonts w:ascii="Times New Roman" w:eastAsia="Times New Roman" w:hAnsi="Times New Roman" w:cs="Times New Roman"/>
        </w:rPr>
        <w:t xml:space="preserve"> and biomedical</w:t>
      </w:r>
      <w:r w:rsidR="0075144E">
        <w:rPr>
          <w:rFonts w:ascii="Times New Roman" w:eastAsia="Times New Roman" w:hAnsi="Times New Roman" w:cs="Times New Roman"/>
        </w:rPr>
        <w:fldChar w:fldCharType="begin">
          <w:fldData xml:space="preserve">PEVuZE5vdGU+PENpdGU+PEF1dGhvcj5EaW5jZXI8L0F1dGhvcj48WWVhcj4yMDE3PC9ZZWFyPjxS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==
</w:fldData>
        </w:fldChar>
      </w:r>
      <w:r w:rsidR="0075144E">
        <w:rPr>
          <w:rFonts w:ascii="Times New Roman" w:eastAsia="Times New Roman" w:hAnsi="Times New Roman" w:cs="Times New Roman"/>
        </w:rPr>
        <w:instrText xml:space="preserve"> ADDIN EN.CITE </w:instrText>
      </w:r>
      <w:r w:rsidR="0075144E">
        <w:rPr>
          <w:rFonts w:ascii="Times New Roman" w:eastAsia="Times New Roman" w:hAnsi="Times New Roman" w:cs="Times New Roman"/>
        </w:rPr>
        <w:fldChar w:fldCharType="begin">
          <w:fldData xml:space="preserve">PEVuZE5vdGU+PENpdGU+PEF1dGhvcj5EaW5jZXI8L0F1dGhvcj48WWVhcj4yMDE3PC9ZZWFyPjxS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==
</w:fldData>
        </w:fldChar>
      </w:r>
      <w:r w:rsidR="0075144E">
        <w:rPr>
          <w:rFonts w:ascii="Times New Roman" w:eastAsia="Times New Roman" w:hAnsi="Times New Roman" w:cs="Times New Roman"/>
        </w:rPr>
        <w:instrText xml:space="preserve"> ADDIN EN.CITE.DATA </w:instrText>
      </w:r>
      <w:r w:rsidR="0075144E">
        <w:rPr>
          <w:rFonts w:ascii="Times New Roman" w:eastAsia="Times New Roman" w:hAnsi="Times New Roman" w:cs="Times New Roman"/>
        </w:rPr>
      </w:r>
      <w:r w:rsidR="0075144E">
        <w:rPr>
          <w:rFonts w:ascii="Times New Roman" w:eastAsia="Times New Roman" w:hAnsi="Times New Roman" w:cs="Times New Roman"/>
        </w:rPr>
        <w:fldChar w:fldCharType="end"/>
      </w:r>
      <w:r w:rsidR="0075144E">
        <w:rPr>
          <w:rFonts w:ascii="Times New Roman" w:eastAsia="Times New Roman" w:hAnsi="Times New Roman" w:cs="Times New Roman"/>
        </w:rPr>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[13-18]</w:t>
      </w:r>
      <w:r w:rsidR="0075144E">
        <w:rPr>
          <w:rFonts w:ascii="Times New Roman" w:eastAsia="Times New Roman" w:hAnsi="Times New Roman" w:cs="Times New Roman"/>
        </w:rPr>
        <w:fldChar w:fldCharType="end"/>
      </w:r>
      <w:r w:rsidR="00E672CD">
        <w:rPr>
          <w:rFonts w:ascii="Times New Roman" w:eastAsia="Times New Roman" w:hAnsi="Times New Roman" w:cs="Times New Roman"/>
        </w:rPr>
        <w:t xml:space="preserve"> contexts. Automated</w:t>
      </w:r>
      <w:r w:rsidR="00BF4903">
        <w:rPr>
          <w:rFonts w:ascii="Times New Roman" w:eastAsia="Times New Roman" w:hAnsi="Times New Roman" w:cs="Times New Roman"/>
        </w:rPr>
        <w:t>, on time</w:t>
      </w:r>
      <w:r w:rsidR="00E672CD">
        <w:rPr>
          <w:rFonts w:ascii="Times New Roman" w:eastAsia="Times New Roman" w:hAnsi="Times New Roman" w:cs="Times New Roman"/>
        </w:rPr>
        <w:t xml:space="preserve"> and </w:t>
      </w:r>
      <w:r w:rsidR="00E672CD">
        <w:rPr>
          <w:rFonts w:ascii="Times New Roman" w:eastAsia="Times New Roman" w:hAnsi="Times New Roman" w:cs="Times New Roman"/>
          <w:i/>
        </w:rPr>
        <w:t>in situ</w:t>
      </w:r>
      <w:r w:rsidR="00E672CD">
        <w:rPr>
          <w:rFonts w:ascii="Times New Roman" w:eastAsia="Times New Roman" w:hAnsi="Times New Roman" w:cs="Times New Roman"/>
        </w:rPr>
        <w:t xml:space="preserve"> environmental chemical sensors and point</w:t>
      </w:r>
      <w:r w:rsidR="00BF4903">
        <w:rPr>
          <w:rFonts w:ascii="Times New Roman" w:eastAsia="Times New Roman" w:hAnsi="Times New Roman" w:cs="Times New Roman"/>
        </w:rPr>
        <w:t>-of-</w:t>
      </w:r>
      <w:r w:rsidR="00E672CD">
        <w:rPr>
          <w:rFonts w:ascii="Times New Roman" w:eastAsia="Times New Roman" w:hAnsi="Times New Roman" w:cs="Times New Roman"/>
        </w:rPr>
        <w:t xml:space="preserve">care systems have led out alternatives to traditional manual sampling (which also involves preservation and transportation to a laboratory for further analysis, at the risk of sample degradation and/or contamination), </w:t>
      </w:r>
      <w:r w:rsidR="00BF4903">
        <w:rPr>
          <w:rFonts w:ascii="Times New Roman" w:eastAsia="Times New Roman" w:hAnsi="Times New Roman" w:cs="Times New Roman"/>
        </w:rPr>
        <w:t xml:space="preserve">in all cases </w:t>
      </w:r>
      <w:r w:rsidR="00E672CD">
        <w:rPr>
          <w:rFonts w:ascii="Times New Roman" w:eastAsia="Times New Roman" w:hAnsi="Times New Roman" w:cs="Times New Roman"/>
        </w:rPr>
        <w:t>the microfluidic technology</w:t>
      </w:r>
      <w:r w:rsidR="00BF4903">
        <w:rPr>
          <w:rFonts w:ascii="Times New Roman" w:eastAsia="Times New Roman" w:hAnsi="Times New Roman" w:cs="Times New Roman"/>
        </w:rPr>
        <w:t xml:space="preserve"> is the</w:t>
      </w:r>
      <w:r w:rsidR="001B3A85">
        <w:rPr>
          <w:rFonts w:ascii="Times New Roman" w:eastAsia="Times New Roman" w:hAnsi="Times New Roman" w:cs="Times New Roman"/>
        </w:rPr>
        <w:t xml:space="preserve"> fundamental</w:t>
      </w:r>
      <w:r w:rsidR="00BF4903">
        <w:rPr>
          <w:rFonts w:ascii="Times New Roman" w:eastAsia="Times New Roman" w:hAnsi="Times New Roman" w:cs="Times New Roman"/>
        </w:rPr>
        <w:t xml:space="preserve"> requirement</w:t>
      </w:r>
      <w:r w:rsidR="00E672CD">
        <w:rPr>
          <w:rFonts w:ascii="Times New Roman" w:eastAsia="Times New Roman" w:hAnsi="Times New Roman" w:cs="Times New Roman"/>
        </w:rPr>
        <w:t xml:space="preserve">. In this context, automated sampling and </w:t>
      </w:r>
      <w:r w:rsidR="008854F6">
        <w:rPr>
          <w:rFonts w:ascii="Times New Roman" w:eastAsia="Times New Roman" w:hAnsi="Times New Roman" w:cs="Times New Roman"/>
        </w:rPr>
        <w:t xml:space="preserve">on time, </w:t>
      </w:r>
      <w:r w:rsidR="00E672CD">
        <w:rPr>
          <w:rFonts w:ascii="Times New Roman" w:eastAsia="Times New Roman" w:hAnsi="Times New Roman" w:cs="Times New Roman"/>
          <w:i/>
        </w:rPr>
        <w:t>in situ</w:t>
      </w:r>
      <w:r w:rsidR="00E672CD">
        <w:rPr>
          <w:rFonts w:ascii="Times New Roman" w:eastAsia="Times New Roman" w:hAnsi="Times New Roman" w:cs="Times New Roman"/>
        </w:rPr>
        <w:t xml:space="preserve"> analysis not only overcomes the risk of sample damage and cumbersome logistics, but also allows for high measurement frequency or continuous measurement in remote locations (</w:t>
      </w:r>
      <w:r w:rsidR="001B3A85">
        <w:rPr>
          <w:rFonts w:ascii="Times New Roman" w:eastAsia="Times New Roman" w:hAnsi="Times New Roman" w:cs="Times New Roman"/>
        </w:rPr>
        <w:t>e.g.,</w:t>
      </w:r>
      <w:r w:rsidR="00E672CD">
        <w:rPr>
          <w:rFonts w:ascii="Times New Roman" w:eastAsia="Times New Roman" w:hAnsi="Times New Roman" w:cs="Times New Roman"/>
        </w:rPr>
        <w:t xml:space="preserve"> open seas). Moreover, this microfluidics-based strategy plays an important role </w:t>
      </w:r>
      <w:r w:rsidR="00E672CD">
        <w:rPr>
          <w:rFonts w:ascii="Times New Roman" w:eastAsia="Times New Roman" w:hAnsi="Times New Roman" w:cs="Times New Roman"/>
        </w:rPr>
        <w:lastRenderedPageBreak/>
        <w:t xml:space="preserve">in the accuracy achieved in some </w:t>
      </w:r>
      <w:r w:rsidR="00E672CD">
        <w:rPr>
          <w:rFonts w:ascii="Times New Roman" w:eastAsia="Times New Roman" w:hAnsi="Times New Roman" w:cs="Times New Roman"/>
          <w:i/>
        </w:rPr>
        <w:t>in situ</w:t>
      </w:r>
      <w:r w:rsidR="00E672CD">
        <w:rPr>
          <w:rFonts w:ascii="Times New Roman" w:eastAsia="Times New Roman" w:hAnsi="Times New Roman" w:cs="Times New Roman"/>
        </w:rPr>
        <w:t xml:space="preserve"> chemical measurements; this is the case of some chemical parameters that contrary to pH, oxygen or nitrate, cannot be measured with solid state sensors </w:t>
      </w:r>
      <w:r w:rsidR="0075144E">
        <w:rPr>
          <w:rFonts w:ascii="Times New Roman" w:eastAsia="Times New Roman" w:hAnsi="Times New Roman" w:cs="Times New Roman"/>
        </w:rPr>
        <w:fldChar w:fldCharType="begin">
          <w:fldData xml:space="preserve">PEVuZE5vdGU+PENpdGU+PEF1dGhvcj5GaW5jaDwvQXV0aG9yPjxZZWFyPjE5OTg8L1llYXI+PFJl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</w:fldData>
        </w:fldChar>
      </w:r>
      <w:r w:rsidR="0075144E">
        <w:rPr>
          <w:rFonts w:ascii="Times New Roman" w:eastAsia="Times New Roman" w:hAnsi="Times New Roman" w:cs="Times New Roman"/>
        </w:rPr>
        <w:instrText xml:space="preserve"> ADDIN EN.CITE </w:instrText>
      </w:r>
      <w:r w:rsidR="0075144E">
        <w:rPr>
          <w:rFonts w:ascii="Times New Roman" w:eastAsia="Times New Roman" w:hAnsi="Times New Roman" w:cs="Times New Roman"/>
        </w:rPr>
        <w:fldChar w:fldCharType="begin">
          <w:fldData xml:space="preserve">PEVuZE5vdGU+PENpdGU+PEF1dGhvcj5GaW5jaDwvQXV0aG9yPjxZZWFyPjE5OTg8L1llYXI+PFJl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</w:fldData>
        </w:fldChar>
      </w:r>
      <w:r w:rsidR="0075144E">
        <w:rPr>
          <w:rFonts w:ascii="Times New Roman" w:eastAsia="Times New Roman" w:hAnsi="Times New Roman" w:cs="Times New Roman"/>
        </w:rPr>
        <w:instrText xml:space="preserve"> ADDIN EN.CITE.DATA </w:instrText>
      </w:r>
      <w:r w:rsidR="0075144E">
        <w:rPr>
          <w:rFonts w:ascii="Times New Roman" w:eastAsia="Times New Roman" w:hAnsi="Times New Roman" w:cs="Times New Roman"/>
        </w:rPr>
      </w:r>
      <w:r w:rsidR="0075144E">
        <w:rPr>
          <w:rFonts w:ascii="Times New Roman" w:eastAsia="Times New Roman" w:hAnsi="Times New Roman" w:cs="Times New Roman"/>
        </w:rPr>
        <w:fldChar w:fldCharType="end"/>
      </w:r>
      <w:r w:rsidR="0075144E">
        <w:rPr>
          <w:rFonts w:ascii="Times New Roman" w:eastAsia="Times New Roman" w:hAnsi="Times New Roman" w:cs="Times New Roman"/>
        </w:rPr>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[19-26]</w:t>
      </w:r>
      <w:r w:rsidR="0075144E">
        <w:rPr>
          <w:rFonts w:ascii="Times New Roman" w:eastAsia="Times New Roman" w:hAnsi="Times New Roman" w:cs="Times New Roman"/>
        </w:rPr>
        <w:fldChar w:fldCharType="end"/>
      </w:r>
      <w:r w:rsidR="00E672CD">
        <w:rPr>
          <w:rFonts w:ascii="Times New Roman" w:eastAsia="Times New Roman" w:hAnsi="Times New Roman" w:cs="Times New Roman"/>
        </w:rPr>
        <w:t>. In some cases</w:t>
      </w:r>
      <w:r w:rsidR="00B11667">
        <w:rPr>
          <w:rFonts w:ascii="Times New Roman" w:eastAsia="Times New Roman" w:hAnsi="Times New Roman" w:cs="Times New Roman"/>
        </w:rPr>
        <w:t>,</w:t>
      </w:r>
      <w:r w:rsidR="00E672CD">
        <w:rPr>
          <w:rFonts w:ascii="Times New Roman" w:eastAsia="Times New Roman" w:hAnsi="Times New Roman" w:cs="Times New Roman"/>
        </w:rPr>
        <w:t xml:space="preserve"> the sample needs chemical pre-treatment prior to being presented to a chemical sensor</w:t>
      </w:r>
      <w:r w:rsidR="00B11667" w:rsidRPr="00B11667">
        <w:rPr>
          <w:rFonts w:ascii="Times New Roman" w:eastAsia="Times New Roman" w:hAnsi="Times New Roman" w:cs="Times New Roman"/>
        </w:rPr>
        <w:t xml:space="preserve"> </w:t>
      </w:r>
      <w:r w:rsidR="00B11667">
        <w:rPr>
          <w:rFonts w:ascii="Times New Roman" w:eastAsia="Times New Roman" w:hAnsi="Times New Roman" w:cs="Times New Roman"/>
        </w:rPr>
        <w:t>(</w:t>
      </w:r>
      <w:r w:rsidR="001B3A85">
        <w:rPr>
          <w:rFonts w:ascii="Times New Roman" w:eastAsia="Times New Roman" w:hAnsi="Times New Roman" w:cs="Times New Roman"/>
        </w:rPr>
        <w:t>e.g.,</w:t>
      </w:r>
      <w:r w:rsidR="00B11667">
        <w:rPr>
          <w:rFonts w:ascii="Times New Roman" w:eastAsia="Times New Roman" w:hAnsi="Times New Roman" w:cs="Times New Roman"/>
        </w:rPr>
        <w:t xml:space="preserve"> to measure the concentration of a determined chemical pollutant).</w:t>
      </w:r>
      <w:r w:rsidR="008854F6">
        <w:rPr>
          <w:rFonts w:ascii="Times New Roman" w:eastAsia="Times New Roman" w:hAnsi="Times New Roman" w:cs="Times New Roman"/>
        </w:rPr>
        <w:t xml:space="preserve"> </w:t>
      </w:r>
      <w:r w:rsidR="00E672CD">
        <w:rPr>
          <w:rFonts w:ascii="Times New Roman" w:eastAsia="Times New Roman" w:hAnsi="Times New Roman" w:cs="Times New Roman"/>
        </w:rPr>
        <w:t xml:space="preserve">The use of microfluidics in such cases helps increase the operational lifetime of </w:t>
      </w:r>
      <w:r w:rsidR="00E672CD">
        <w:rPr>
          <w:rFonts w:ascii="Times New Roman" w:eastAsia="Times New Roman" w:hAnsi="Times New Roman" w:cs="Times New Roman"/>
          <w:i/>
        </w:rPr>
        <w:t>in situ</w:t>
      </w:r>
      <w:r w:rsidR="00E672CD">
        <w:rPr>
          <w:rFonts w:ascii="Times New Roman" w:eastAsia="Times New Roman" w:hAnsi="Times New Roman" w:cs="Times New Roman"/>
        </w:rPr>
        <w:t xml:space="preserve"> chemical sensors by carefully managing the reagent stock and pumping energy </w:t>
      </w:r>
      <w:r w:rsidR="0075144E">
        <w:rPr>
          <w:rFonts w:ascii="Times New Roman" w:eastAsia="Times New Roman" w:hAnsi="Times New Roman" w:cs="Times New Roman"/>
        </w:rPr>
        <w:fldChar w:fldCharType="begin">
          <w:fldData xml:space="preserve">PEVuZE5vdGU+PENpdGU+PEF1dGhvcj5DYW1wb3M8L0F1dGhvcj48WWVhcj4yMDEzPC9ZZWFyPjxS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</w:fldData>
        </w:fldChar>
      </w:r>
      <w:r w:rsidR="0075144E">
        <w:rPr>
          <w:rFonts w:ascii="Times New Roman" w:eastAsia="Times New Roman" w:hAnsi="Times New Roman" w:cs="Times New Roman"/>
        </w:rPr>
        <w:instrText xml:space="preserve"> ADDIN EN.CITE </w:instrText>
      </w:r>
      <w:r w:rsidR="0075144E">
        <w:rPr>
          <w:rFonts w:ascii="Times New Roman" w:eastAsia="Times New Roman" w:hAnsi="Times New Roman" w:cs="Times New Roman"/>
        </w:rPr>
        <w:fldChar w:fldCharType="begin">
          <w:fldData xml:space="preserve">PEVuZE5vdGU+PENpdGU+PEF1dGhvcj5DYW1wb3M8L0F1dGhvcj48WWVhcj4yMDEzPC9ZZWFyPjxS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</w:fldData>
        </w:fldChar>
      </w:r>
      <w:r w:rsidR="0075144E">
        <w:rPr>
          <w:rFonts w:ascii="Times New Roman" w:eastAsia="Times New Roman" w:hAnsi="Times New Roman" w:cs="Times New Roman"/>
        </w:rPr>
        <w:instrText xml:space="preserve"> ADDIN EN.CITE.DATA </w:instrText>
      </w:r>
      <w:r w:rsidR="0075144E">
        <w:rPr>
          <w:rFonts w:ascii="Times New Roman" w:eastAsia="Times New Roman" w:hAnsi="Times New Roman" w:cs="Times New Roman"/>
        </w:rPr>
      </w:r>
      <w:r w:rsidR="0075144E">
        <w:rPr>
          <w:rFonts w:ascii="Times New Roman" w:eastAsia="Times New Roman" w:hAnsi="Times New Roman" w:cs="Times New Roman"/>
        </w:rPr>
        <w:fldChar w:fldCharType="end"/>
      </w:r>
      <w:r w:rsidR="0075144E">
        <w:rPr>
          <w:rFonts w:ascii="Times New Roman" w:eastAsia="Times New Roman" w:hAnsi="Times New Roman" w:cs="Times New Roman"/>
        </w:rPr>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[27-30]</w:t>
      </w:r>
      <w:r w:rsidR="0075144E">
        <w:rPr>
          <w:rFonts w:ascii="Times New Roman" w:eastAsia="Times New Roman" w:hAnsi="Times New Roman" w:cs="Times New Roman"/>
        </w:rPr>
        <w:fldChar w:fldCharType="end"/>
      </w:r>
      <w:r w:rsidR="00E672CD">
        <w:rPr>
          <w:rFonts w:ascii="Times New Roman" w:eastAsia="Times New Roman" w:hAnsi="Times New Roman" w:cs="Times New Roman"/>
        </w:rPr>
        <w:t>.</w:t>
      </w:r>
    </w:p>
    <w:p w14:paraId="56F2783A" w14:textId="4D4A1579" w:rsidR="0075764A" w:rsidRDefault="00E672CD">
      <w:pPr>
        <w:jc w:val="both"/>
        <w:rPr>
          <w:rFonts w:ascii="Times New Roman" w:eastAsia="Times New Roman" w:hAnsi="Times New Roman" w:cs="Times New Roman"/>
        </w:rPr>
      </w:pPr>
      <w:r>
        <w:rPr>
          <w:rFonts w:ascii="Times New Roman" w:eastAsia="Times New Roman" w:hAnsi="Times New Roman" w:cs="Times New Roman"/>
        </w:rPr>
        <w:t xml:space="preserve">Energy storage is precisely one of the most challenging issues in the management of automated </w:t>
      </w:r>
      <w:r>
        <w:rPr>
          <w:rFonts w:ascii="Times New Roman" w:eastAsia="Times New Roman" w:hAnsi="Times New Roman" w:cs="Times New Roman"/>
          <w:i/>
        </w:rPr>
        <w:t>in situ</w:t>
      </w:r>
      <w:r>
        <w:rPr>
          <w:rFonts w:ascii="Times New Roman" w:eastAsia="Times New Roman" w:hAnsi="Times New Roman" w:cs="Times New Roman"/>
        </w:rPr>
        <w:t xml:space="preserve"> environmental sensing systems and point</w:t>
      </w:r>
      <w:r w:rsidR="008854F6">
        <w:rPr>
          <w:rFonts w:ascii="Times New Roman" w:eastAsia="Times New Roman" w:hAnsi="Times New Roman" w:cs="Times New Roman"/>
        </w:rPr>
        <w:t>-</w:t>
      </w:r>
      <w:r>
        <w:rPr>
          <w:rFonts w:ascii="Times New Roman" w:eastAsia="Times New Roman" w:hAnsi="Times New Roman" w:cs="Times New Roman"/>
        </w:rPr>
        <w:t>of</w:t>
      </w:r>
      <w:r w:rsidR="008854F6">
        <w:rPr>
          <w:rFonts w:ascii="Times New Roman" w:eastAsia="Times New Roman" w:hAnsi="Times New Roman" w:cs="Times New Roman"/>
        </w:rPr>
        <w:t>-</w:t>
      </w:r>
      <w:r>
        <w:rPr>
          <w:rFonts w:ascii="Times New Roman" w:eastAsia="Times New Roman" w:hAnsi="Times New Roman" w:cs="Times New Roman"/>
        </w:rPr>
        <w:t>care technology. Although much progress has been made during the past years in terms of energy management, there is still a long way ahead to achieve highly efficient systems whilst maintaining analytical performance</w:t>
      </w:r>
      <w:r w:rsidR="008854F6">
        <w:rPr>
          <w:rFonts w:ascii="Times New Roman" w:eastAsia="Times New Roman" w:hAnsi="Times New Roman" w:cs="Times New Roman"/>
        </w:rPr>
        <w:t>s</w:t>
      </w:r>
      <w:r>
        <w:rPr>
          <w:rFonts w:ascii="Times New Roman" w:eastAsia="Times New Roman" w:hAnsi="Times New Roman" w:cs="Times New Roman"/>
        </w:rPr>
        <w:t xml:space="preserve">. The pumping action is one of the most critical influences in energy efficiency since it must be supplied with a considerable power level. In this work, a pulsed flow mechanism is presented for the first time to the authors’ knowledge as a suitable method for reducing power consumption in an autonomous and </w:t>
      </w:r>
      <w:r>
        <w:rPr>
          <w:rFonts w:ascii="Times New Roman" w:eastAsia="Times New Roman" w:hAnsi="Times New Roman" w:cs="Times New Roman"/>
          <w:i/>
        </w:rPr>
        <w:t>in situ</w:t>
      </w:r>
      <w:r>
        <w:rPr>
          <w:rFonts w:ascii="Times New Roman" w:eastAsia="Times New Roman" w:hAnsi="Times New Roman" w:cs="Times New Roman"/>
        </w:rPr>
        <w:t xml:space="preserve"> sensor network for analysis of sea water pollutants. Here, the complete system is described in several parts, comprising the microfluidics and multiplexing of fluid towards the electrochemical sensor array, the electronics and hardware for micropumps and microvalves control and sample analysis and the software for remote control with a graphical user interface.</w:t>
      </w:r>
      <w:r w:rsidR="000C0A83">
        <w:rPr>
          <w:rFonts w:ascii="Times New Roman" w:eastAsia="Times New Roman" w:hAnsi="Times New Roman" w:cs="Times New Roman"/>
        </w:rPr>
        <w:t xml:space="preserve"> </w:t>
      </w:r>
      <w:r w:rsidR="0075764A">
        <w:rPr>
          <w:rFonts w:ascii="Times New Roman" w:eastAsia="Times New Roman" w:hAnsi="Times New Roman" w:cs="Times New Roman"/>
        </w:rPr>
        <w:t xml:space="preserve">As a proof of concept, the determination of marine pollutants using antibodies was proposed in this work. </w:t>
      </w:r>
      <w:r w:rsidR="000C0A83">
        <w:rPr>
          <w:rFonts w:ascii="Times New Roman" w:eastAsia="Times New Roman" w:hAnsi="Times New Roman" w:cs="Times New Roman"/>
        </w:rPr>
        <w:t xml:space="preserve">Specifically, the demonstration was performed using immunoreagents for the determination of </w:t>
      </w:r>
      <w:proofErr w:type="spellStart"/>
      <w:r w:rsidR="0075764A">
        <w:rPr>
          <w:rFonts w:ascii="Times New Roman" w:eastAsia="Times New Roman" w:hAnsi="Times New Roman" w:cs="Times New Roman"/>
        </w:rPr>
        <w:t>Irgarol</w:t>
      </w:r>
      <w:proofErr w:type="spellEnd"/>
      <w:r w:rsidR="0075764A">
        <w:rPr>
          <w:rFonts w:ascii="Times New Roman" w:eastAsia="Times New Roman" w:hAnsi="Times New Roman" w:cs="Times New Roman"/>
        </w:rPr>
        <w:t xml:space="preserve"> 1051</w:t>
      </w:r>
      <w:r w:rsidR="000C0A83">
        <w:rPr>
          <w:rFonts w:ascii="Times New Roman" w:eastAsia="Times New Roman" w:hAnsi="Times New Roman" w:cs="Times New Roman"/>
        </w:rPr>
        <w:t>®</w:t>
      </w:r>
      <w:r w:rsidR="0075764A">
        <w:rPr>
          <w:rFonts w:ascii="Times New Roman" w:eastAsia="Times New Roman" w:hAnsi="Times New Roman" w:cs="Times New Roman"/>
        </w:rPr>
        <w:t xml:space="preserve"> </w:t>
      </w:r>
      <w:r w:rsidR="0075144E">
        <w:rPr>
          <w:rFonts w:ascii="Times New Roman" w:eastAsia="Times New Roman" w:hAnsi="Times New Roman" w:cs="Times New Roman"/>
        </w:rPr>
        <w:fldChar w:fldCharType="begin"/>
      </w:r>
      <w:r w:rsidR="00F14566">
        <w:rPr>
          <w:rFonts w:ascii="Times New Roman" w:eastAsia="Times New Roman" w:hAnsi="Times New Roman" w:cs="Times New Roman"/>
        </w:rPr>
        <w:instrText xml:space="preserve"> ADDIN EN.CITE &lt;EndNote&gt;&lt;Cite&gt;&lt;Author&gt;Salvador&lt;/Author&gt;&lt;Year&gt;2016&lt;/Year&gt;&lt;RecNum&gt;91&lt;/RecNum&gt;&lt;DisplayText&gt;[32]&lt;/DisplayText&gt;&lt;record&gt;&lt;rec-number&gt;91&lt;/rec-number&gt;&lt;foreign-keys&gt;&lt;key app="EN" db-id="dvfxdtsz35waw4e0pfa5d9ee05rawfdaxf0p" timestamp="1468571073"&gt;91&lt;/key&gt;&lt;/foreign-keys&gt;&lt;ref-type name="Journal Article"&gt;17&lt;/ref-type&gt;&lt;contributors&gt;&lt;authors&gt;&lt;author&gt;Salvador, J. Pablo&lt;/author&gt;&lt;author&gt;Marco, M. Pilar&lt;/author&gt;&lt;/authors&gt;&lt;/contributors&gt;&lt;titles&gt;&lt;title&gt;Amperometric Biosensor for Continuous Monitoring Irgarol 1051 in Sea Water&lt;/title&gt;&lt;secondary-title&gt;Electroanalysis&lt;/secondary-title&gt;&lt;/titles&gt;&lt;periodical&gt;&lt;full-title&gt;Electroanalysis&lt;/full-title&gt;&lt;/periodical&gt;&lt;pages&gt;1833-1838&lt;/pages&gt;&lt;volume&gt;28&lt;/volume&gt;&lt;number&gt;8&lt;/number&gt;&lt;keywords&gt;&lt;keyword&gt;Irgarol&lt;/keyword&gt;&lt;keyword&gt;biosensor&lt;/keyword&gt;&lt;keyword&gt;amperometric&lt;/keyword&gt;&lt;keyword&gt;sea-water&lt;/keyword&gt;&lt;/keywords&gt;&lt;dates&gt;&lt;year&gt;2016&lt;/year&gt;&lt;/dates&gt;&lt;publisher&gt;WILEY-VCH Verlag&lt;/publisher&gt;&lt;isbn&gt;1521-4109&lt;/isbn&gt;&lt;urls&gt;&lt;related-urls&gt;&lt;url&gt;http://dx.doi.org/10.1002/elan.201600172&lt;/url&gt;&lt;/related-urls&gt;&lt;/urls&gt;&lt;electronic-resource-num&gt;10.1002/elan.201600172&lt;/electronic-resource-num&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[32]</w:t>
      </w:r>
      <w:r w:rsidR="0075144E">
        <w:rPr>
          <w:rFonts w:ascii="Times New Roman" w:eastAsia="Times New Roman" w:hAnsi="Times New Roman" w:cs="Times New Roman"/>
        </w:rPr>
        <w:fldChar w:fldCharType="end"/>
      </w:r>
      <w:r w:rsidR="0075764A">
        <w:rPr>
          <w:rFonts w:ascii="Times New Roman" w:eastAsia="Times New Roman" w:hAnsi="Times New Roman" w:cs="Times New Roman"/>
        </w:rPr>
        <w:t xml:space="preserve">. </w:t>
      </w:r>
    </w:p>
    <w:p w14:paraId="2EFB3FAF" w14:textId="6BE8F973" w:rsidR="005C4148" w:rsidRPr="002E4045" w:rsidRDefault="002E4045" w:rsidP="002E4045">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2. </w:t>
      </w:r>
      <w:r w:rsidR="00A40902" w:rsidRPr="002E4045">
        <w:rPr>
          <w:rFonts w:ascii="Times New Roman" w:eastAsia="Times New Roman" w:hAnsi="Times New Roman" w:cs="Times New Roman"/>
          <w:b/>
          <w:bCs/>
          <w:color w:val="000000"/>
        </w:rPr>
        <w:t>The measurement system.</w:t>
      </w:r>
    </w:p>
    <w:p w14:paraId="5A120EBF" w14:textId="1B1BB8F0" w:rsidR="000D7E62" w:rsidRDefault="00D26A00" w:rsidP="00254B8C">
      <w:pPr>
        <w:pBdr>
          <w:top w:val="nil"/>
          <w:left w:val="nil"/>
          <w:bottom w:val="nil"/>
          <w:right w:val="nil"/>
          <w:between w:val="nil"/>
        </w:pBdr>
        <w:jc w:val="both"/>
        <w:rPr>
          <w:ins w:id="1" w:author="Manel Lopez" w:date="2022-01-03T09:39:00Z"/>
          <w:rFonts w:ascii="Times New Roman" w:hAnsi="Times New Roman" w:cs="Times New Roman"/>
        </w:rPr>
      </w:pPr>
      <w:r w:rsidRPr="00D26A00">
        <w:rPr>
          <w:rFonts w:ascii="Times New Roman" w:hAnsi="Times New Roman" w:cs="Times New Roman"/>
        </w:rPr>
        <w:t xml:space="preserve">The </w:t>
      </w:r>
      <w:r w:rsidR="00570F11">
        <w:rPr>
          <w:rFonts w:ascii="Times New Roman" w:hAnsi="Times New Roman" w:cs="Times New Roman"/>
        </w:rPr>
        <w:t>measurement</w:t>
      </w:r>
      <w:r w:rsidRPr="00D26A00">
        <w:rPr>
          <w:rFonts w:ascii="Times New Roman" w:hAnsi="Times New Roman" w:cs="Times New Roman"/>
        </w:rPr>
        <w:t xml:space="preserve"> system</w:t>
      </w:r>
      <w:ins w:id="2" w:author="Manel Lopez" w:date="2022-01-03T09:29:00Z">
        <w:r w:rsidR="00266795">
          <w:rPr>
            <w:rFonts w:ascii="Times New Roman" w:hAnsi="Times New Roman" w:cs="Times New Roman"/>
          </w:rPr>
          <w:t xml:space="preserve"> designed for detecting marine contaminants</w:t>
        </w:r>
      </w:ins>
      <w:r w:rsidRPr="00D26A00">
        <w:rPr>
          <w:rFonts w:ascii="Times New Roman" w:hAnsi="Times New Roman" w:cs="Times New Roman"/>
        </w:rPr>
        <w:t xml:space="preserve"> is a complex device that allows </w:t>
      </w:r>
      <w:r w:rsidR="00D834E8">
        <w:rPr>
          <w:rFonts w:ascii="Times New Roman" w:hAnsi="Times New Roman" w:cs="Times New Roman"/>
        </w:rPr>
        <w:t xml:space="preserve">to perform </w:t>
      </w:r>
      <w:r w:rsidRPr="00D26A00">
        <w:rPr>
          <w:rFonts w:ascii="Times New Roman" w:hAnsi="Times New Roman" w:cs="Times New Roman"/>
        </w:rPr>
        <w:t>up to eight different measurements to be carried out simultaneously</w:t>
      </w:r>
      <w:r w:rsidR="00570F11">
        <w:rPr>
          <w:rFonts w:ascii="Times New Roman" w:hAnsi="Times New Roman" w:cs="Times New Roman"/>
        </w:rPr>
        <w:t>. To do this, it</w:t>
      </w:r>
      <w:r w:rsidRPr="00D26A00">
        <w:rPr>
          <w:rFonts w:ascii="Times New Roman" w:hAnsi="Times New Roman" w:cs="Times New Roman"/>
        </w:rPr>
        <w:t xml:space="preserve"> incorporates an important </w:t>
      </w:r>
      <w:r w:rsidR="000D706C">
        <w:rPr>
          <w:rFonts w:ascii="Times New Roman" w:hAnsi="Times New Roman" w:cs="Times New Roman"/>
        </w:rPr>
        <w:t>electro</w:t>
      </w:r>
      <w:r w:rsidRPr="00D26A00">
        <w:rPr>
          <w:rFonts w:ascii="Times New Roman" w:hAnsi="Times New Roman" w:cs="Times New Roman"/>
        </w:rPr>
        <w:t xml:space="preserve">mechanical and </w:t>
      </w:r>
      <w:r w:rsidR="000D706C">
        <w:rPr>
          <w:rFonts w:ascii="Times New Roman" w:hAnsi="Times New Roman" w:cs="Times New Roman"/>
        </w:rPr>
        <w:t>micro</w:t>
      </w:r>
      <w:r w:rsidRPr="00D26A00">
        <w:rPr>
          <w:rFonts w:ascii="Times New Roman" w:hAnsi="Times New Roman" w:cs="Times New Roman"/>
        </w:rPr>
        <w:t>fluidic part</w:t>
      </w:r>
      <w:r w:rsidR="000D706C">
        <w:rPr>
          <w:rFonts w:ascii="Times New Roman" w:hAnsi="Times New Roman" w:cs="Times New Roman"/>
        </w:rPr>
        <w:t xml:space="preserve"> coupled with</w:t>
      </w:r>
      <w:r w:rsidRPr="00D26A00">
        <w:rPr>
          <w:rFonts w:ascii="Times New Roman" w:hAnsi="Times New Roman" w:cs="Times New Roman"/>
        </w:rPr>
        <w:t xml:space="preserve"> an electronic control system </w:t>
      </w:r>
      <w:del w:id="3" w:author="Manuel Lopez De Miguel" w:date="2021-12-29T16:45:00Z">
        <w:r w:rsidR="001B3A85" w:rsidDel="00E1594D">
          <w:rPr>
            <w:rFonts w:ascii="Times New Roman" w:hAnsi="Times New Roman" w:cs="Times New Roman"/>
          </w:rPr>
          <w:delText xml:space="preserve">embedding </w:delText>
        </w:r>
        <w:r w:rsidR="001B3A85" w:rsidRPr="00D26A00" w:rsidDel="00E1594D">
          <w:rPr>
            <w:rFonts w:ascii="Times New Roman" w:hAnsi="Times New Roman" w:cs="Times New Roman"/>
          </w:rPr>
          <w:delText>the</w:delText>
        </w:r>
        <w:r w:rsidRPr="00D26A00" w:rsidDel="00E1594D">
          <w:rPr>
            <w:rFonts w:ascii="Times New Roman" w:hAnsi="Times New Roman" w:cs="Times New Roman"/>
          </w:rPr>
          <w:delText xml:space="preserve"> </w:delText>
        </w:r>
        <w:r w:rsidR="00570F11" w:rsidDel="00E1594D">
          <w:rPr>
            <w:rFonts w:ascii="Times New Roman" w:hAnsi="Times New Roman" w:cs="Times New Roman"/>
          </w:rPr>
          <w:delText>firm</w:delText>
        </w:r>
        <w:r w:rsidRPr="00D26A00" w:rsidDel="00E1594D">
          <w:rPr>
            <w:rFonts w:ascii="Times New Roman" w:hAnsi="Times New Roman" w:cs="Times New Roman"/>
          </w:rPr>
          <w:delText xml:space="preserve">ware </w:delText>
        </w:r>
      </w:del>
      <w:r w:rsidRPr="00D26A00">
        <w:rPr>
          <w:rFonts w:ascii="Times New Roman" w:hAnsi="Times New Roman" w:cs="Times New Roman"/>
        </w:rPr>
        <w:t>t</w:t>
      </w:r>
      <w:ins w:id="4" w:author="Manel Lopez" w:date="2022-01-03T09:32:00Z">
        <w:r w:rsidR="003E1C4A">
          <w:rPr>
            <w:rFonts w:ascii="Times New Roman" w:hAnsi="Times New Roman" w:cs="Times New Roman"/>
          </w:rPr>
          <w:t>hat</w:t>
        </w:r>
      </w:ins>
      <w:del w:id="5" w:author="Manel Lopez" w:date="2022-01-03T09:32:00Z">
        <w:r w:rsidRPr="00D26A00" w:rsidDel="003E1C4A">
          <w:rPr>
            <w:rFonts w:ascii="Times New Roman" w:hAnsi="Times New Roman" w:cs="Times New Roman"/>
          </w:rPr>
          <w:delText>o</w:delText>
        </w:r>
      </w:del>
      <w:r w:rsidRPr="00D26A00">
        <w:rPr>
          <w:rFonts w:ascii="Times New Roman" w:hAnsi="Times New Roman" w:cs="Times New Roman"/>
        </w:rPr>
        <w:t xml:space="preserve"> </w:t>
      </w:r>
      <w:del w:id="6" w:author="Manuel Lopez De Miguel" w:date="2021-12-29T16:47:00Z">
        <w:r w:rsidRPr="00D26A00" w:rsidDel="00E1594D">
          <w:rPr>
            <w:rFonts w:ascii="Times New Roman" w:hAnsi="Times New Roman" w:cs="Times New Roman"/>
          </w:rPr>
          <w:delText xml:space="preserve">implement </w:delText>
        </w:r>
      </w:del>
      <w:ins w:id="7" w:author="Manuel Lopez De Miguel" w:date="2021-12-29T16:47:00Z">
        <w:r w:rsidR="00E1594D">
          <w:rPr>
            <w:rFonts w:ascii="Times New Roman" w:hAnsi="Times New Roman" w:cs="Times New Roman"/>
          </w:rPr>
          <w:t>manage</w:t>
        </w:r>
      </w:ins>
      <w:ins w:id="8" w:author="Manuel Lopez De Miguel" w:date="2021-12-30T16:29:00Z">
        <w:r w:rsidR="00BF0614">
          <w:rPr>
            <w:rFonts w:ascii="Times New Roman" w:hAnsi="Times New Roman" w:cs="Times New Roman"/>
          </w:rPr>
          <w:t xml:space="preserve"> the whole system, including</w:t>
        </w:r>
      </w:ins>
      <w:ins w:id="9" w:author="Manuel Lopez De Miguel" w:date="2021-12-29T16:47:00Z">
        <w:r w:rsidR="00E1594D" w:rsidRPr="00D26A00">
          <w:rPr>
            <w:rFonts w:ascii="Times New Roman" w:hAnsi="Times New Roman" w:cs="Times New Roman"/>
          </w:rPr>
          <w:t xml:space="preserve"> </w:t>
        </w:r>
      </w:ins>
      <w:r w:rsidRPr="00D26A00">
        <w:rPr>
          <w:rFonts w:ascii="Times New Roman" w:hAnsi="Times New Roman" w:cs="Times New Roman"/>
        </w:rPr>
        <w:t xml:space="preserve">the </w:t>
      </w:r>
      <w:r w:rsidR="00AD0D48">
        <w:rPr>
          <w:rFonts w:ascii="Times New Roman" w:hAnsi="Times New Roman" w:cs="Times New Roman"/>
        </w:rPr>
        <w:t xml:space="preserve">liquids </w:t>
      </w:r>
      <w:r w:rsidR="000D706C">
        <w:rPr>
          <w:rFonts w:ascii="Times New Roman" w:hAnsi="Times New Roman" w:cs="Times New Roman"/>
        </w:rPr>
        <w:t>dispensing</w:t>
      </w:r>
      <w:r w:rsidR="00AD0D48">
        <w:rPr>
          <w:rFonts w:ascii="Times New Roman" w:hAnsi="Times New Roman" w:cs="Times New Roman"/>
        </w:rPr>
        <w:t xml:space="preserve"> </w:t>
      </w:r>
      <w:r w:rsidR="000D706C" w:rsidRPr="00D26A00">
        <w:rPr>
          <w:rFonts w:ascii="Times New Roman" w:hAnsi="Times New Roman" w:cs="Times New Roman"/>
        </w:rPr>
        <w:t>protocol</w:t>
      </w:r>
      <w:r w:rsidR="000D706C">
        <w:rPr>
          <w:rFonts w:ascii="Times New Roman" w:hAnsi="Times New Roman" w:cs="Times New Roman"/>
        </w:rPr>
        <w:t xml:space="preserve"> and the</w:t>
      </w:r>
      <w:r w:rsidR="000D706C" w:rsidRPr="00D26A00">
        <w:rPr>
          <w:rFonts w:ascii="Times New Roman" w:hAnsi="Times New Roman" w:cs="Times New Roman"/>
        </w:rPr>
        <w:t xml:space="preserve"> </w:t>
      </w:r>
      <w:r w:rsidRPr="00D26A00">
        <w:rPr>
          <w:rFonts w:ascii="Times New Roman" w:hAnsi="Times New Roman" w:cs="Times New Roman"/>
        </w:rPr>
        <w:t xml:space="preserve">measurement algorithm. </w:t>
      </w:r>
      <w:r w:rsidR="00B51B74">
        <w:rPr>
          <w:rFonts w:ascii="Times New Roman" w:hAnsi="Times New Roman" w:cs="Times New Roman"/>
        </w:rPr>
        <w:t>T</w:t>
      </w:r>
      <w:r w:rsidRPr="00D26A00">
        <w:rPr>
          <w:rFonts w:ascii="Times New Roman" w:hAnsi="Times New Roman" w:cs="Times New Roman"/>
        </w:rPr>
        <w:t xml:space="preserve">o perform the </w:t>
      </w:r>
      <w:r w:rsidR="00AD0D48" w:rsidRPr="00D26A00">
        <w:rPr>
          <w:rFonts w:ascii="Times New Roman" w:hAnsi="Times New Roman" w:cs="Times New Roman"/>
        </w:rPr>
        <w:t xml:space="preserve">liquids </w:t>
      </w:r>
      <w:r w:rsidRPr="00D26A00">
        <w:rPr>
          <w:rFonts w:ascii="Times New Roman" w:hAnsi="Times New Roman" w:cs="Times New Roman"/>
        </w:rPr>
        <w:t>dispensing in the different micro-chamber biosensors</w:t>
      </w:r>
      <w:r w:rsidR="00B51B74">
        <w:rPr>
          <w:rFonts w:ascii="Times New Roman" w:hAnsi="Times New Roman" w:cs="Times New Roman"/>
        </w:rPr>
        <w:t xml:space="preserve"> a fluidic module was</w:t>
      </w:r>
      <w:r w:rsidRPr="00D26A00">
        <w:rPr>
          <w:rFonts w:ascii="Times New Roman" w:hAnsi="Times New Roman" w:cs="Times New Roman"/>
        </w:rPr>
        <w:t xml:space="preserve"> done in an integrated way, using CAD tools for the complete design of the system. </w:t>
      </w:r>
      <w:r w:rsidR="0049106F">
        <w:rPr>
          <w:rFonts w:ascii="Times New Roman" w:hAnsi="Times New Roman" w:cs="Times New Roman"/>
        </w:rPr>
        <w:t>The s</w:t>
      </w:r>
      <w:r w:rsidR="00943632">
        <w:rPr>
          <w:rFonts w:ascii="Times New Roman" w:hAnsi="Times New Roman" w:cs="Times New Roman"/>
        </w:rPr>
        <w:t>chematic design</w:t>
      </w:r>
      <w:r w:rsidR="0049106F">
        <w:rPr>
          <w:rFonts w:ascii="Times New Roman" w:hAnsi="Times New Roman" w:cs="Times New Roman"/>
        </w:rPr>
        <w:t xml:space="preserve"> of the whole system, different pictures that show the electronic system, the </w:t>
      </w:r>
      <w:r w:rsidR="006A7221">
        <w:rPr>
          <w:rFonts w:ascii="Times New Roman" w:hAnsi="Times New Roman" w:cs="Times New Roman"/>
        </w:rPr>
        <w:t>electro</w:t>
      </w:r>
      <w:r w:rsidR="0049106F">
        <w:rPr>
          <w:rFonts w:ascii="Times New Roman" w:hAnsi="Times New Roman" w:cs="Times New Roman"/>
        </w:rPr>
        <w:t xml:space="preserve">mechanical and </w:t>
      </w:r>
      <w:proofErr w:type="spellStart"/>
      <w:r w:rsidR="006A7221">
        <w:rPr>
          <w:rFonts w:ascii="Times New Roman" w:hAnsi="Times New Roman" w:cs="Times New Roman"/>
        </w:rPr>
        <w:t>micro</w:t>
      </w:r>
      <w:r w:rsidR="0049106F">
        <w:rPr>
          <w:rFonts w:ascii="Times New Roman" w:hAnsi="Times New Roman" w:cs="Times New Roman"/>
        </w:rPr>
        <w:t>fluidical</w:t>
      </w:r>
      <w:proofErr w:type="spellEnd"/>
      <w:r w:rsidR="0049106F">
        <w:rPr>
          <w:rFonts w:ascii="Times New Roman" w:hAnsi="Times New Roman" w:cs="Times New Roman"/>
        </w:rPr>
        <w:t xml:space="preserve"> stage</w:t>
      </w:r>
      <w:ins w:id="10" w:author="Manel Lopez" w:date="2022-01-03T09:32:00Z">
        <w:r w:rsidR="003E1C4A">
          <w:rPr>
            <w:rFonts w:ascii="Times New Roman" w:hAnsi="Times New Roman" w:cs="Times New Roman"/>
          </w:rPr>
          <w:t xml:space="preserve"> and the power</w:t>
        </w:r>
      </w:ins>
      <w:ins w:id="11" w:author="Manel Lopez" w:date="2022-01-03T09:33:00Z">
        <w:r w:rsidR="003E1C4A">
          <w:rPr>
            <w:rFonts w:ascii="Times New Roman" w:hAnsi="Times New Roman" w:cs="Times New Roman"/>
          </w:rPr>
          <w:t xml:space="preserve"> consumption analysis</w:t>
        </w:r>
      </w:ins>
      <w:r w:rsidR="0049106F">
        <w:rPr>
          <w:rFonts w:ascii="Times New Roman" w:hAnsi="Times New Roman" w:cs="Times New Roman"/>
        </w:rPr>
        <w:t xml:space="preserve"> are presented </w:t>
      </w:r>
      <w:ins w:id="12" w:author="Manuel Lopez De Miguel" w:date="2021-12-29T18:10:00Z">
        <w:r w:rsidR="002A4C98" w:rsidRPr="002A4C98">
          <w:rPr>
            <w:rFonts w:ascii="Times New Roman" w:hAnsi="Times New Roman" w:cs="Times New Roman"/>
          </w:rPr>
          <w:t xml:space="preserve">throughout this </w:t>
        </w:r>
      </w:ins>
      <w:ins w:id="13" w:author="Manuel Lopez De Miguel" w:date="2021-12-29T18:11:00Z">
        <w:r w:rsidR="00B04F5F">
          <w:rPr>
            <w:rFonts w:ascii="Times New Roman" w:hAnsi="Times New Roman" w:cs="Times New Roman"/>
          </w:rPr>
          <w:t>paper</w:t>
        </w:r>
      </w:ins>
      <w:ins w:id="14" w:author="Manuel Lopez De Miguel" w:date="2021-12-29T18:10:00Z">
        <w:r w:rsidR="002A4C98">
          <w:rPr>
            <w:rFonts w:ascii="Times New Roman" w:hAnsi="Times New Roman" w:cs="Times New Roman"/>
          </w:rPr>
          <w:t>. In particular, the schematic electronic design</w:t>
        </w:r>
        <w:r w:rsidR="00B04F5F">
          <w:rPr>
            <w:rFonts w:ascii="Times New Roman" w:hAnsi="Times New Roman" w:cs="Times New Roman"/>
          </w:rPr>
          <w:t xml:space="preserve"> </w:t>
        </w:r>
      </w:ins>
      <w:ins w:id="15" w:author="Manuel Lopez De Miguel" w:date="2021-12-29T18:11:00Z">
        <w:r w:rsidR="00B04F5F">
          <w:rPr>
            <w:rFonts w:ascii="Times New Roman" w:hAnsi="Times New Roman" w:cs="Times New Roman"/>
          </w:rPr>
          <w:t xml:space="preserve">is </w:t>
        </w:r>
        <w:del w:id="16" w:author="Manel Lopez" w:date="2022-01-03T09:33:00Z">
          <w:r w:rsidR="00B04F5F" w:rsidDel="003E1C4A">
            <w:rPr>
              <w:rFonts w:ascii="Times New Roman" w:hAnsi="Times New Roman" w:cs="Times New Roman"/>
            </w:rPr>
            <w:delText>shown</w:delText>
          </w:r>
        </w:del>
      </w:ins>
      <w:ins w:id="17" w:author="Manel Lopez" w:date="2022-01-03T09:33:00Z">
        <w:r w:rsidR="003E1C4A">
          <w:rPr>
            <w:rFonts w:ascii="Times New Roman" w:hAnsi="Times New Roman" w:cs="Times New Roman"/>
          </w:rPr>
          <w:t>available</w:t>
        </w:r>
      </w:ins>
      <w:ins w:id="18" w:author="Manuel Lopez De Miguel" w:date="2021-12-29T18:10:00Z">
        <w:r w:rsidR="002A4C98" w:rsidRPr="002A4C98">
          <w:rPr>
            <w:rFonts w:ascii="Times New Roman" w:hAnsi="Times New Roman" w:cs="Times New Roman"/>
          </w:rPr>
          <w:t xml:space="preserve"> </w:t>
        </w:r>
      </w:ins>
      <w:r w:rsidR="0049106F">
        <w:rPr>
          <w:rFonts w:ascii="Times New Roman" w:hAnsi="Times New Roman" w:cs="Times New Roman"/>
        </w:rPr>
        <w:t xml:space="preserve">in the supplementary material. </w:t>
      </w:r>
      <w:ins w:id="19" w:author="Manel Lopez" w:date="2022-01-03T09:37:00Z">
        <w:r w:rsidR="000D7E62">
          <w:rPr>
            <w:rFonts w:ascii="Times New Roman" w:hAnsi="Times New Roman" w:cs="Times New Roman"/>
          </w:rPr>
          <w:t>This supplementary</w:t>
        </w:r>
      </w:ins>
      <w:del w:id="20" w:author="Manel Lopez" w:date="2022-01-03T09:37:00Z">
        <w:r w:rsidR="0049106F" w:rsidDel="000D7E62">
          <w:rPr>
            <w:rFonts w:ascii="Times New Roman" w:hAnsi="Times New Roman" w:cs="Times New Roman"/>
          </w:rPr>
          <w:delText>Finally, th</w:delText>
        </w:r>
        <w:r w:rsidR="006A7221" w:rsidDel="000D7E62">
          <w:rPr>
            <w:rFonts w:ascii="Times New Roman" w:hAnsi="Times New Roman" w:cs="Times New Roman"/>
          </w:rPr>
          <w:delText>is</w:delText>
        </w:r>
        <w:r w:rsidR="0049106F" w:rsidDel="000D7E62">
          <w:rPr>
            <w:rFonts w:ascii="Times New Roman" w:hAnsi="Times New Roman" w:cs="Times New Roman"/>
          </w:rPr>
          <w:delText xml:space="preserve"> </w:delText>
        </w:r>
        <w:r w:rsidR="006A7221" w:rsidDel="000D7E62">
          <w:rPr>
            <w:rFonts w:ascii="Times New Roman" w:hAnsi="Times New Roman" w:cs="Times New Roman"/>
          </w:rPr>
          <w:delText>latter</w:delText>
        </w:r>
      </w:del>
      <w:r w:rsidR="006A7221">
        <w:rPr>
          <w:rFonts w:ascii="Times New Roman" w:hAnsi="Times New Roman" w:cs="Times New Roman"/>
        </w:rPr>
        <w:t xml:space="preserve"> </w:t>
      </w:r>
      <w:r w:rsidR="0049106F">
        <w:rPr>
          <w:rFonts w:ascii="Times New Roman" w:hAnsi="Times New Roman" w:cs="Times New Roman"/>
        </w:rPr>
        <w:t>material includes</w:t>
      </w:r>
      <w:ins w:id="21" w:author="Manel Lopez" w:date="2022-01-03T09:38:00Z">
        <w:r w:rsidR="000D7E62">
          <w:rPr>
            <w:rFonts w:ascii="Times New Roman" w:hAnsi="Times New Roman" w:cs="Times New Roman"/>
          </w:rPr>
          <w:t>, among other important information,</w:t>
        </w:r>
      </w:ins>
      <w:r w:rsidR="0049106F">
        <w:rPr>
          <w:rFonts w:ascii="Times New Roman" w:hAnsi="Times New Roman" w:cs="Times New Roman"/>
        </w:rPr>
        <w:t xml:space="preserve"> a video </w:t>
      </w:r>
      <w:ins w:id="22" w:author="Manel Lopez" w:date="2022-01-03T10:18:00Z">
        <w:r w:rsidR="00C6127C">
          <w:rPr>
            <w:rFonts w:ascii="Times New Roman" w:hAnsi="Times New Roman" w:cs="Times New Roman"/>
          </w:rPr>
          <w:t xml:space="preserve">(SM Video_1) </w:t>
        </w:r>
      </w:ins>
      <w:r w:rsidR="0049106F">
        <w:rPr>
          <w:rFonts w:ascii="Times New Roman" w:hAnsi="Times New Roman" w:cs="Times New Roman"/>
        </w:rPr>
        <w:t xml:space="preserve">that shows the functionality of the whole system. </w:t>
      </w:r>
    </w:p>
    <w:p w14:paraId="16450FB8" w14:textId="18D2624E" w:rsidR="003951CB" w:rsidRDefault="00D26A00" w:rsidP="00254B8C">
      <w:pPr>
        <w:pBdr>
          <w:top w:val="nil"/>
          <w:left w:val="nil"/>
          <w:bottom w:val="nil"/>
          <w:right w:val="nil"/>
          <w:between w:val="nil"/>
        </w:pBdr>
        <w:jc w:val="both"/>
      </w:pPr>
      <w:r w:rsidRPr="00D26A00">
        <w:rPr>
          <w:rFonts w:ascii="Times New Roman" w:hAnsi="Times New Roman" w:cs="Times New Roman"/>
        </w:rPr>
        <w:t>The different blocks that make up the measurement system are described in detail below.</w:t>
      </w:r>
      <w:r w:rsidR="003951CB">
        <w:t xml:space="preserve"> </w:t>
      </w:r>
    </w:p>
    <w:p w14:paraId="2D003DB6" w14:textId="206A2F8D" w:rsidR="002E3E9C" w:rsidRPr="002E4045" w:rsidRDefault="002E3E9C" w:rsidP="00C8667C">
      <w:pPr>
        <w:rPr>
          <w:rFonts w:ascii="Times New Roman" w:eastAsia="Times New Roman" w:hAnsi="Times New Roman" w:cs="Times New Roman"/>
          <w:b/>
          <w:bCs/>
          <w:color w:val="000000"/>
        </w:rPr>
      </w:pPr>
      <w:r w:rsidRPr="002E4045">
        <w:rPr>
          <w:rFonts w:ascii="Times New Roman" w:eastAsia="Times New Roman" w:hAnsi="Times New Roman" w:cs="Times New Roman"/>
          <w:b/>
          <w:bCs/>
          <w:color w:val="000000"/>
        </w:rPr>
        <w:t>2.1</w:t>
      </w:r>
      <w:r w:rsidR="000A4F73">
        <w:rPr>
          <w:rFonts w:ascii="Times New Roman" w:eastAsia="Times New Roman" w:hAnsi="Times New Roman" w:cs="Times New Roman"/>
          <w:b/>
          <w:bCs/>
          <w:color w:val="000000"/>
        </w:rPr>
        <w:t>.</w:t>
      </w:r>
      <w:r w:rsidRPr="002E4045">
        <w:rPr>
          <w:rFonts w:ascii="Times New Roman" w:eastAsia="Times New Roman" w:hAnsi="Times New Roman" w:cs="Times New Roman"/>
          <w:b/>
          <w:bCs/>
          <w:color w:val="000000"/>
        </w:rPr>
        <w:t xml:space="preserve"> Immunosensor protocol</w:t>
      </w:r>
    </w:p>
    <w:p w14:paraId="214D7B7D" w14:textId="20BA0E37" w:rsidR="0056249C" w:rsidRPr="00FF703C" w:rsidRDefault="00360BDF" w:rsidP="00FF703C">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w:t>
      </w:r>
      <w:r w:rsidR="00B51B74">
        <w:rPr>
          <w:rFonts w:ascii="Times New Roman" w:eastAsia="Times New Roman" w:hAnsi="Times New Roman" w:cs="Times New Roman"/>
        </w:rPr>
        <w:t xml:space="preserve">his paragraph </w:t>
      </w:r>
      <w:r>
        <w:rPr>
          <w:rFonts w:ascii="Times New Roman" w:eastAsia="Times New Roman" w:hAnsi="Times New Roman" w:cs="Times New Roman"/>
        </w:rPr>
        <w:t>is</w:t>
      </w:r>
      <w:r w:rsidR="00B51B74">
        <w:rPr>
          <w:rFonts w:ascii="Times New Roman" w:eastAsia="Times New Roman" w:hAnsi="Times New Roman" w:cs="Times New Roman"/>
        </w:rPr>
        <w:t xml:space="preserve"> focus</w:t>
      </w:r>
      <w:r>
        <w:rPr>
          <w:rFonts w:ascii="Times New Roman" w:eastAsia="Times New Roman" w:hAnsi="Times New Roman" w:cs="Times New Roman"/>
        </w:rPr>
        <w:t>ed</w:t>
      </w:r>
      <w:r w:rsidR="00B51B74">
        <w:rPr>
          <w:rFonts w:ascii="Times New Roman" w:eastAsia="Times New Roman" w:hAnsi="Times New Roman" w:cs="Times New Roman"/>
        </w:rPr>
        <w:t xml:space="preserve"> </w:t>
      </w:r>
      <w:r>
        <w:rPr>
          <w:rFonts w:ascii="Times New Roman" w:eastAsia="Times New Roman" w:hAnsi="Times New Roman" w:cs="Times New Roman"/>
        </w:rPr>
        <w:t>on the</w:t>
      </w:r>
      <w:r w:rsidR="00E672CD">
        <w:rPr>
          <w:rFonts w:ascii="Times New Roman" w:eastAsia="Times New Roman" w:hAnsi="Times New Roman" w:cs="Times New Roman"/>
        </w:rPr>
        <w:t xml:space="preserve"> design</w:t>
      </w:r>
      <w:r>
        <w:rPr>
          <w:rFonts w:ascii="Times New Roman" w:eastAsia="Times New Roman" w:hAnsi="Times New Roman" w:cs="Times New Roman"/>
        </w:rPr>
        <w:t xml:space="preserve"> of an innovative</w:t>
      </w:r>
      <w:r w:rsidR="00E672CD">
        <w:rPr>
          <w:rFonts w:ascii="Times New Roman" w:eastAsia="Times New Roman" w:hAnsi="Times New Roman" w:cs="Times New Roman"/>
        </w:rPr>
        <w:t xml:space="preserve"> immunoassay </w:t>
      </w:r>
      <w:r>
        <w:rPr>
          <w:rFonts w:ascii="Times New Roman" w:eastAsia="Times New Roman" w:hAnsi="Times New Roman" w:cs="Times New Roman"/>
        </w:rPr>
        <w:t xml:space="preserve">flow </w:t>
      </w:r>
      <w:r w:rsidR="00E672CD">
        <w:rPr>
          <w:rFonts w:ascii="Times New Roman" w:eastAsia="Times New Roman" w:hAnsi="Times New Roman" w:cs="Times New Roman"/>
        </w:rPr>
        <w:t xml:space="preserve">multiplexing system capable of detecting and quantifying up to eight parallel analytes in an autonomous way. </w:t>
      </w:r>
      <w:r w:rsidR="00F14566">
        <w:rPr>
          <w:rFonts w:ascii="Times New Roman" w:eastAsia="Times New Roman" w:hAnsi="Times New Roman" w:cs="Times New Roman"/>
        </w:rPr>
        <w:t xml:space="preserve">For this purpose, we selected </w:t>
      </w:r>
      <w:r w:rsidR="00C961F4">
        <w:rPr>
          <w:rFonts w:ascii="Times New Roman" w:eastAsia="Times New Roman" w:hAnsi="Times New Roman" w:cs="Times New Roman"/>
        </w:rPr>
        <w:t xml:space="preserve">the immunoreagent pair </w:t>
      </w:r>
      <w:r w:rsidR="00F14566">
        <w:rPr>
          <w:rFonts w:ascii="Times New Roman" w:eastAsia="Times New Roman" w:hAnsi="Times New Roman" w:cs="Times New Roman"/>
        </w:rPr>
        <w:t xml:space="preserve">4e-BSA/As87 </w:t>
      </w:r>
      <w:r w:rsidR="00C961F4">
        <w:rPr>
          <w:rFonts w:ascii="Times New Roman" w:eastAsia="Times New Roman" w:hAnsi="Times New Roman" w:cs="Times New Roman"/>
        </w:rPr>
        <w:t xml:space="preserve">(4e-BSA: Bovine serum albumin coupled to a </w:t>
      </w:r>
      <w:proofErr w:type="spellStart"/>
      <w:ins w:id="23" w:author="Manuel Lopez De Miguel" w:date="2021-12-30T16:30:00Z">
        <w:r w:rsidR="00BF0614">
          <w:rPr>
            <w:rFonts w:ascii="Times New Roman" w:eastAsia="Times New Roman" w:hAnsi="Times New Roman" w:cs="Times New Roman"/>
          </w:rPr>
          <w:t>H</w:t>
        </w:r>
      </w:ins>
      <w:del w:id="24" w:author="Manuel Lopez De Miguel" w:date="2021-12-30T16:30:00Z">
        <w:r w:rsidR="00B44E78" w:rsidDel="00BF0614">
          <w:rPr>
            <w:rFonts w:ascii="Times New Roman" w:eastAsia="Times New Roman" w:hAnsi="Times New Roman" w:cs="Times New Roman"/>
          </w:rPr>
          <w:delText>h</w:delText>
        </w:r>
      </w:del>
      <w:r w:rsidR="00C961F4">
        <w:rPr>
          <w:rFonts w:ascii="Times New Roman" w:eastAsia="Times New Roman" w:hAnsi="Times New Roman" w:cs="Times New Roman"/>
        </w:rPr>
        <w:t>apten</w:t>
      </w:r>
      <w:proofErr w:type="spellEnd"/>
      <w:r w:rsidR="00C961F4">
        <w:rPr>
          <w:rFonts w:ascii="Times New Roman" w:eastAsia="Times New Roman" w:hAnsi="Times New Roman" w:cs="Times New Roman"/>
        </w:rPr>
        <w:t xml:space="preserve"> 4e</w:t>
      </w:r>
      <w:r w:rsidR="00270C98">
        <w:rPr>
          <w:rFonts w:ascii="Times New Roman" w:eastAsia="Times New Roman" w:hAnsi="Times New Roman" w:cs="Times New Roman"/>
        </w:rPr>
        <w:t>;</w:t>
      </w:r>
      <w:r w:rsidR="00C961F4">
        <w:rPr>
          <w:rFonts w:ascii="Times New Roman" w:eastAsia="Times New Roman" w:hAnsi="Times New Roman" w:cs="Times New Roman"/>
        </w:rPr>
        <w:t xml:space="preserve"> </w:t>
      </w:r>
      <w:proofErr w:type="spellStart"/>
      <w:r w:rsidR="00270C98" w:rsidRPr="00C23488">
        <w:rPr>
          <w:rFonts w:ascii="Times New Roman" w:eastAsia="Times New Roman" w:hAnsi="Times New Roman" w:cs="Times New Roman"/>
        </w:rPr>
        <w:t>Hapten</w:t>
      </w:r>
      <w:proofErr w:type="spellEnd"/>
      <w:r w:rsidR="00270C98" w:rsidRPr="00C23488">
        <w:rPr>
          <w:rFonts w:ascii="Times New Roman" w:eastAsia="Times New Roman" w:hAnsi="Times New Roman" w:cs="Times New Roman"/>
        </w:rPr>
        <w:t>: molecule that mimic the target analyte to be coupled to a carrier protein to induce immune response</w:t>
      </w:r>
      <w:r w:rsidR="00270C98">
        <w:rPr>
          <w:rFonts w:ascii="Times New Roman" w:eastAsia="Times New Roman" w:hAnsi="Times New Roman" w:cs="Times New Roman"/>
        </w:rPr>
        <w:t xml:space="preserve">; </w:t>
      </w:r>
      <w:r w:rsidR="00C961F4">
        <w:rPr>
          <w:rFonts w:ascii="Times New Roman" w:eastAsia="Times New Roman" w:hAnsi="Times New Roman" w:cs="Times New Roman"/>
        </w:rPr>
        <w:t xml:space="preserve">As87: antiserum specific for </w:t>
      </w:r>
      <w:proofErr w:type="spellStart"/>
      <w:r w:rsidR="00C961F4">
        <w:rPr>
          <w:rFonts w:ascii="Times New Roman" w:eastAsia="Times New Roman" w:hAnsi="Times New Roman" w:cs="Times New Roman"/>
        </w:rPr>
        <w:t>Irgarol</w:t>
      </w:r>
      <w:proofErr w:type="spellEnd"/>
      <w:r w:rsidR="00C961F4">
        <w:rPr>
          <w:rFonts w:ascii="Times New Roman" w:eastAsia="Times New Roman" w:hAnsi="Times New Roman" w:cs="Times New Roman"/>
        </w:rPr>
        <w:t xml:space="preserve"> 1051®) </w:t>
      </w:r>
      <w:r w:rsidR="00F14566">
        <w:rPr>
          <w:rFonts w:ascii="Times New Roman" w:eastAsia="Times New Roman" w:hAnsi="Times New Roman" w:cs="Times New Roman"/>
        </w:rPr>
        <w:t xml:space="preserve">required for the detection of </w:t>
      </w:r>
      <w:proofErr w:type="spellStart"/>
      <w:r w:rsidR="00F14566">
        <w:rPr>
          <w:rFonts w:ascii="Times New Roman" w:eastAsia="Times New Roman" w:hAnsi="Times New Roman" w:cs="Times New Roman"/>
        </w:rPr>
        <w:t>Irgarol</w:t>
      </w:r>
      <w:proofErr w:type="spellEnd"/>
      <w:r w:rsidR="00F14566">
        <w:rPr>
          <w:rFonts w:ascii="Times New Roman" w:eastAsia="Times New Roman" w:hAnsi="Times New Roman" w:cs="Times New Roman"/>
        </w:rPr>
        <w:t xml:space="preserve"> 1051®</w:t>
      </w:r>
      <w:r w:rsidR="00D3508F">
        <w:rPr>
          <w:rFonts w:ascii="Times New Roman" w:eastAsia="Times New Roman" w:hAnsi="Times New Roman" w:cs="Times New Roman"/>
        </w:rPr>
        <w:t>. This contaminant</w:t>
      </w:r>
      <w:r w:rsidR="00F14566">
        <w:rPr>
          <w:rFonts w:ascii="Times New Roman" w:eastAsia="Times New Roman" w:hAnsi="Times New Roman" w:cs="Times New Roman"/>
        </w:rPr>
        <w:t xml:space="preserve"> has been studied widely in our laboratory in different formats such as </w:t>
      </w:r>
      <w:sdt>
        <w:sdtPr>
          <w:tag w:val="goog_rdk_10"/>
          <w:id w:val="521680391"/>
        </w:sdtPr>
        <w:sdtEndPr/>
        <w:sdtContent/>
      </w:sdt>
      <w:r w:rsidR="00F14566">
        <w:rPr>
          <w:rFonts w:ascii="Times New Roman" w:eastAsia="Times New Roman" w:hAnsi="Times New Roman" w:cs="Times New Roman"/>
        </w:rPr>
        <w:t>ELISA</w:t>
      </w:r>
      <w:r>
        <w:rPr>
          <w:rFonts w:ascii="Times New Roman" w:eastAsia="Times New Roman" w:hAnsi="Times New Roman" w:cs="Times New Roman"/>
        </w:rPr>
        <w:t xml:space="preserve"> </w:t>
      </w:r>
      <w:r w:rsidR="00F14566">
        <w:rPr>
          <w:rFonts w:ascii="Times New Roman" w:eastAsia="Times New Roman" w:hAnsi="Times New Roman" w:cs="Times New Roman"/>
        </w:rPr>
        <w:fldChar w:fldCharType="begin">
          <w:fldData xml:space="preserve">PEVuZE5vdGU+PENpdGU+PEF1dGhvcj5CYWxsZXN0ZXJvczwvQXV0aG9yPjxZZWFyPjE5OTc8L1ll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</w:fldData>
        </w:fldChar>
      </w:r>
      <w:r w:rsidR="00F14566">
        <w:rPr>
          <w:rFonts w:ascii="Times New Roman" w:eastAsia="Times New Roman" w:hAnsi="Times New Roman" w:cs="Times New Roman"/>
        </w:rPr>
        <w:instrText xml:space="preserve"> ADDIN EN.CITE </w:instrText>
      </w:r>
      <w:r w:rsidR="00F14566">
        <w:rPr>
          <w:rFonts w:ascii="Times New Roman" w:eastAsia="Times New Roman" w:hAnsi="Times New Roman" w:cs="Times New Roman"/>
        </w:rPr>
        <w:fldChar w:fldCharType="begin">
          <w:fldData xml:space="preserve">PEVuZE5vdGU+PENpdGU+PEF1dGhvcj5CYWxsZXN0ZXJvczwvQXV0aG9yPjxZZWFyPjE5OTc8L1ll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</w:fldData>
        </w:fldChar>
      </w:r>
      <w:r w:rsidR="00F14566">
        <w:rPr>
          <w:rFonts w:ascii="Times New Roman" w:eastAsia="Times New Roman" w:hAnsi="Times New Roman" w:cs="Times New Roman"/>
        </w:rPr>
        <w:instrText xml:space="preserve"> ADDIN EN.CITE.DATA </w:instrText>
      </w:r>
      <w:r w:rsidR="00F14566">
        <w:rPr>
          <w:rFonts w:ascii="Times New Roman" w:eastAsia="Times New Roman" w:hAnsi="Times New Roman" w:cs="Times New Roman"/>
        </w:rPr>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r>
      <w:r w:rsidR="00F14566">
        <w:rPr>
          <w:rFonts w:ascii="Times New Roman" w:eastAsia="Times New Roman" w:hAnsi="Times New Roman" w:cs="Times New Roman"/>
        </w:rPr>
        <w:fldChar w:fldCharType="separate"/>
      </w:r>
      <w:r w:rsidR="00F14566">
        <w:rPr>
          <w:rFonts w:ascii="Times New Roman" w:eastAsia="Times New Roman" w:hAnsi="Times New Roman" w:cs="Times New Roman"/>
          <w:noProof/>
        </w:rPr>
        <w:t>[34-36]</w:t>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t>, fluorescent microarray</w:t>
      </w:r>
      <w:r>
        <w:rPr>
          <w:rFonts w:ascii="Times New Roman" w:eastAsia="Times New Roman" w:hAnsi="Times New Roman" w:cs="Times New Roman"/>
        </w:rPr>
        <w:t xml:space="preserve"> </w:t>
      </w:r>
      <w:r w:rsidR="00F14566">
        <w:rPr>
          <w:rFonts w:ascii="Times New Roman" w:eastAsia="Times New Roman" w:hAnsi="Times New Roman" w:cs="Times New Roman"/>
        </w:rPr>
        <w:fldChar w:fldCharType="begin">
          <w:fldData xml:space="preserve">PEVuZE5vdGU+PENpdGU+PEF1dGhvcj5TYW5jaGlzPC9BdXRob3I+PFllYXI+MjAxODwvWWVhcj48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</w:fldData>
        </w:fldChar>
      </w:r>
      <w:r w:rsidR="00F14566">
        <w:rPr>
          <w:rFonts w:ascii="Times New Roman" w:eastAsia="Times New Roman" w:hAnsi="Times New Roman" w:cs="Times New Roman"/>
        </w:rPr>
        <w:instrText xml:space="preserve"> ADDIN EN.CITE </w:instrText>
      </w:r>
      <w:r w:rsidR="00F14566">
        <w:rPr>
          <w:rFonts w:ascii="Times New Roman" w:eastAsia="Times New Roman" w:hAnsi="Times New Roman" w:cs="Times New Roman"/>
        </w:rPr>
        <w:fldChar w:fldCharType="begin">
          <w:fldData xml:space="preserve">PEVuZE5vdGU+PENpdGU+PEF1dGhvcj5TYW5jaGlzPC9BdXRob3I+PFllYXI+MjAxODwvWWVhcj48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</w:fldData>
        </w:fldChar>
      </w:r>
      <w:r w:rsidR="00F14566">
        <w:rPr>
          <w:rFonts w:ascii="Times New Roman" w:eastAsia="Times New Roman" w:hAnsi="Times New Roman" w:cs="Times New Roman"/>
        </w:rPr>
        <w:instrText xml:space="preserve"> ADDIN EN.CITE.DATA </w:instrText>
      </w:r>
      <w:r w:rsidR="00F14566">
        <w:rPr>
          <w:rFonts w:ascii="Times New Roman" w:eastAsia="Times New Roman" w:hAnsi="Times New Roman" w:cs="Times New Roman"/>
        </w:rPr>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r>
      <w:r w:rsidR="00F14566">
        <w:rPr>
          <w:rFonts w:ascii="Times New Roman" w:eastAsia="Times New Roman" w:hAnsi="Times New Roman" w:cs="Times New Roman"/>
        </w:rPr>
        <w:fldChar w:fldCharType="separate"/>
      </w:r>
      <w:r w:rsidR="00F14566">
        <w:rPr>
          <w:rFonts w:ascii="Times New Roman" w:eastAsia="Times New Roman" w:hAnsi="Times New Roman" w:cs="Times New Roman"/>
          <w:noProof/>
        </w:rPr>
        <w:t>[37]</w:t>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t xml:space="preserve">, optical </w:t>
      </w:r>
      <w:r w:rsidR="00F14566">
        <w:rPr>
          <w:rFonts w:ascii="Times New Roman" w:eastAsia="Times New Roman" w:hAnsi="Times New Roman" w:cs="Times New Roman"/>
        </w:rPr>
        <w:fldChar w:fldCharType="begin">
          <w:fldData xml:space="preserve">PEVuZE5vdGU+PENpdGU+PEF1dGhvcj5DaG9jYXJyby1SdWl6PC9BdXRob3I+PFllYXI+MjAxODwv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</w:fldData>
        </w:fldChar>
      </w:r>
      <w:r w:rsidR="00F14566">
        <w:rPr>
          <w:rFonts w:ascii="Times New Roman" w:eastAsia="Times New Roman" w:hAnsi="Times New Roman" w:cs="Times New Roman"/>
        </w:rPr>
        <w:instrText xml:space="preserve"> ADDIN EN.CITE </w:instrText>
      </w:r>
      <w:r w:rsidR="00F14566">
        <w:rPr>
          <w:rFonts w:ascii="Times New Roman" w:eastAsia="Times New Roman" w:hAnsi="Times New Roman" w:cs="Times New Roman"/>
        </w:rPr>
        <w:fldChar w:fldCharType="begin">
          <w:fldData xml:space="preserve">PEVuZE5vdGU+PENpdGU+PEF1dGhvcj5DaG9jYXJyby1SdWl6PC9BdXRob3I+PFllYXI+MjAxODwv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</w:fldData>
        </w:fldChar>
      </w:r>
      <w:r w:rsidR="00F14566">
        <w:rPr>
          <w:rFonts w:ascii="Times New Roman" w:eastAsia="Times New Roman" w:hAnsi="Times New Roman" w:cs="Times New Roman"/>
        </w:rPr>
        <w:instrText xml:space="preserve"> ADDIN EN.CITE.DATA </w:instrText>
      </w:r>
      <w:r w:rsidR="00F14566">
        <w:rPr>
          <w:rFonts w:ascii="Times New Roman" w:eastAsia="Times New Roman" w:hAnsi="Times New Roman" w:cs="Times New Roman"/>
        </w:rPr>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r>
      <w:r w:rsidR="00F14566">
        <w:rPr>
          <w:rFonts w:ascii="Times New Roman" w:eastAsia="Times New Roman" w:hAnsi="Times New Roman" w:cs="Times New Roman"/>
        </w:rPr>
        <w:fldChar w:fldCharType="separate"/>
      </w:r>
      <w:r w:rsidR="00F14566">
        <w:rPr>
          <w:rFonts w:ascii="Times New Roman" w:eastAsia="Times New Roman" w:hAnsi="Times New Roman" w:cs="Times New Roman"/>
          <w:noProof/>
        </w:rPr>
        <w:t>[38, 39]</w:t>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t xml:space="preserve"> and electrochemical immunosensors</w:t>
      </w:r>
      <w:r>
        <w:rPr>
          <w:rFonts w:ascii="Times New Roman" w:eastAsia="Times New Roman" w:hAnsi="Times New Roman" w:cs="Times New Roman"/>
        </w:rPr>
        <w:t xml:space="preserve"> </w:t>
      </w:r>
      <w:r w:rsidR="00F14566">
        <w:rPr>
          <w:rFonts w:ascii="Times New Roman" w:eastAsia="Times New Roman" w:hAnsi="Times New Roman" w:cs="Times New Roman"/>
        </w:rPr>
        <w:fldChar w:fldCharType="begin">
          <w:fldData xml:space="preserve">PEVuZE5vdGU+PENpdGU+PEF1dGhvcj5TYWx2YWRvcjwvQXV0aG9yPjxZZWFyPjIwMTY8L1llYXI+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</w:fldData>
        </w:fldChar>
      </w:r>
      <w:r w:rsidR="00F14566">
        <w:rPr>
          <w:rFonts w:ascii="Times New Roman" w:eastAsia="Times New Roman" w:hAnsi="Times New Roman" w:cs="Times New Roman"/>
        </w:rPr>
        <w:instrText xml:space="preserve"> ADDIN EN.CITE </w:instrText>
      </w:r>
      <w:r w:rsidR="00F14566">
        <w:rPr>
          <w:rFonts w:ascii="Times New Roman" w:eastAsia="Times New Roman" w:hAnsi="Times New Roman" w:cs="Times New Roman"/>
        </w:rPr>
        <w:fldChar w:fldCharType="begin">
          <w:fldData xml:space="preserve">PEVuZE5vdGU+PENpdGU+PEF1dGhvcj5TYWx2YWRvcjwvQXV0aG9yPjxZZWFyPjIwMTY8L1llYXI+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</w:fldData>
        </w:fldChar>
      </w:r>
      <w:r w:rsidR="00F14566">
        <w:rPr>
          <w:rFonts w:ascii="Times New Roman" w:eastAsia="Times New Roman" w:hAnsi="Times New Roman" w:cs="Times New Roman"/>
        </w:rPr>
        <w:instrText xml:space="preserve"> ADDIN EN.CITE.DATA </w:instrText>
      </w:r>
      <w:r w:rsidR="00F14566">
        <w:rPr>
          <w:rFonts w:ascii="Times New Roman" w:eastAsia="Times New Roman" w:hAnsi="Times New Roman" w:cs="Times New Roman"/>
        </w:rPr>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r>
      <w:r w:rsidR="00F14566">
        <w:rPr>
          <w:rFonts w:ascii="Times New Roman" w:eastAsia="Times New Roman" w:hAnsi="Times New Roman" w:cs="Times New Roman"/>
        </w:rPr>
        <w:fldChar w:fldCharType="separate"/>
      </w:r>
      <w:r w:rsidR="00F14566">
        <w:rPr>
          <w:rFonts w:ascii="Times New Roman" w:eastAsia="Times New Roman" w:hAnsi="Times New Roman" w:cs="Times New Roman"/>
          <w:noProof/>
        </w:rPr>
        <w:t>[32, 33]</w:t>
      </w:r>
      <w:r w:rsidR="00F14566">
        <w:rPr>
          <w:rFonts w:ascii="Times New Roman" w:eastAsia="Times New Roman" w:hAnsi="Times New Roman" w:cs="Times New Roman"/>
        </w:rPr>
        <w:fldChar w:fldCharType="end"/>
      </w:r>
      <w:r w:rsidR="00F14566">
        <w:rPr>
          <w:rFonts w:ascii="Times New Roman" w:eastAsia="Times New Roman" w:hAnsi="Times New Roman" w:cs="Times New Roman"/>
        </w:rPr>
        <w:t xml:space="preserve">. </w:t>
      </w:r>
      <w:proofErr w:type="spellStart"/>
      <w:r w:rsidR="00E672CD">
        <w:rPr>
          <w:rFonts w:ascii="Times New Roman" w:eastAsia="Times New Roman" w:hAnsi="Times New Roman" w:cs="Times New Roman"/>
        </w:rPr>
        <w:t>Irgarol</w:t>
      </w:r>
      <w:proofErr w:type="spellEnd"/>
      <w:r w:rsidR="00E672CD">
        <w:rPr>
          <w:rFonts w:ascii="Times New Roman" w:eastAsia="Times New Roman" w:hAnsi="Times New Roman" w:cs="Times New Roman"/>
        </w:rPr>
        <w:t xml:space="preserve"> 1051</w:t>
      </w:r>
      <w:r w:rsidR="00F14566">
        <w:rPr>
          <w:rFonts w:ascii="Times New Roman" w:eastAsia="Times New Roman" w:hAnsi="Times New Roman" w:cs="Times New Roman"/>
        </w:rPr>
        <w:t>®</w:t>
      </w:r>
      <w:r w:rsidR="00E672CD">
        <w:rPr>
          <w:rFonts w:ascii="Times New Roman" w:eastAsia="Times New Roman" w:hAnsi="Times New Roman" w:cs="Times New Roman"/>
        </w:rPr>
        <w:t xml:space="preserve"> is a triazine herbicide that is being used as antifouling paint on recreational and commercial watercraft hulls to prevent algae </w:t>
      </w:r>
      <w:r w:rsidR="00E672CD">
        <w:rPr>
          <w:rFonts w:ascii="Times New Roman" w:eastAsia="Times New Roman" w:hAnsi="Times New Roman" w:cs="Times New Roman"/>
        </w:rPr>
        <w:lastRenderedPageBreak/>
        <w:t xml:space="preserve">growth. In </w:t>
      </w:r>
      <w:ins w:id="25" w:author="Manuel Lopez De Miguel" w:date="2021-12-29T16:20:00Z">
        <w:r w:rsidR="00D3508F">
          <w:rPr>
            <w:rFonts w:ascii="Times New Roman" w:eastAsia="Times New Roman" w:hAnsi="Times New Roman" w:cs="Times New Roman"/>
          </w:rPr>
          <w:t xml:space="preserve">our </w:t>
        </w:r>
      </w:ins>
      <w:del w:id="26" w:author="Manuel Lopez De Miguel" w:date="2021-12-29T16:20:00Z">
        <w:r w:rsidR="00E672CD" w:rsidDel="00D3508F">
          <w:rPr>
            <w:rFonts w:ascii="Times New Roman" w:eastAsia="Times New Roman" w:hAnsi="Times New Roman" w:cs="Times New Roman"/>
          </w:rPr>
          <w:delText>the</w:delText>
        </w:r>
      </w:del>
      <w:r w:rsidR="00E672CD">
        <w:rPr>
          <w:rFonts w:ascii="Times New Roman" w:eastAsia="Times New Roman" w:hAnsi="Times New Roman" w:cs="Times New Roman"/>
        </w:rPr>
        <w:t xml:space="preserve"> case</w:t>
      </w:r>
      <w:ins w:id="27" w:author="Manuel Lopez De Miguel" w:date="2021-12-29T16:20:00Z">
        <w:r w:rsidR="00D3508F">
          <w:rPr>
            <w:rFonts w:ascii="Times New Roman" w:eastAsia="Times New Roman" w:hAnsi="Times New Roman" w:cs="Times New Roman"/>
          </w:rPr>
          <w:t xml:space="preserve">, the measurement and detection of </w:t>
        </w:r>
      </w:ins>
      <w:ins w:id="28" w:author="Manuel Lopez De Miguel" w:date="2021-12-29T16:24:00Z">
        <w:r w:rsidR="00D3508F">
          <w:rPr>
            <w:rFonts w:ascii="Times New Roman" w:eastAsia="Times New Roman" w:hAnsi="Times New Roman" w:cs="Times New Roman"/>
          </w:rPr>
          <w:t>this</w:t>
        </w:r>
      </w:ins>
      <w:ins w:id="29" w:author="Manuel Lopez De Miguel" w:date="2021-12-29T16:20:00Z">
        <w:r w:rsidR="00D3508F">
          <w:rPr>
            <w:rFonts w:ascii="Times New Roman" w:eastAsia="Times New Roman" w:hAnsi="Times New Roman" w:cs="Times New Roman"/>
          </w:rPr>
          <w:t xml:space="preserve"> contaminant </w:t>
        </w:r>
      </w:ins>
      <w:ins w:id="30" w:author="Manuel Lopez De Miguel" w:date="2021-12-29T16:21:00Z">
        <w:r w:rsidR="00D3508F">
          <w:rPr>
            <w:rFonts w:ascii="Times New Roman" w:eastAsia="Times New Roman" w:hAnsi="Times New Roman" w:cs="Times New Roman"/>
          </w:rPr>
          <w:t xml:space="preserve">requires the use of a well functionalized </w:t>
        </w:r>
      </w:ins>
      <w:del w:id="31" w:author="Manuel Lopez De Miguel" w:date="2021-12-29T16:21:00Z">
        <w:r w:rsidR="00E672CD" w:rsidDel="00D3508F">
          <w:rPr>
            <w:rFonts w:ascii="Times New Roman" w:eastAsia="Times New Roman" w:hAnsi="Times New Roman" w:cs="Times New Roman"/>
          </w:rPr>
          <w:delText xml:space="preserve"> of the </w:delText>
        </w:r>
      </w:del>
      <w:r w:rsidR="00E672CD">
        <w:rPr>
          <w:rFonts w:ascii="Times New Roman" w:eastAsia="Times New Roman" w:hAnsi="Times New Roman" w:cs="Times New Roman"/>
        </w:rPr>
        <w:t>electrochemical immunosensor</w:t>
      </w:r>
      <w:ins w:id="32" w:author="Manuel Lopez De Miguel" w:date="2021-12-29T16:22:00Z">
        <w:r w:rsidR="00D3508F">
          <w:rPr>
            <w:rFonts w:ascii="Times New Roman" w:eastAsia="Times New Roman" w:hAnsi="Times New Roman" w:cs="Times New Roman"/>
          </w:rPr>
          <w:t xml:space="preserve"> </w:t>
        </w:r>
      </w:ins>
      <w:ins w:id="33" w:author="Manuel Lopez De Miguel" w:date="2021-12-29T16:24:00Z">
        <w:r w:rsidR="00D3508F">
          <w:rPr>
            <w:rFonts w:ascii="Times New Roman" w:eastAsia="Times New Roman" w:hAnsi="Times New Roman" w:cs="Times New Roman"/>
          </w:rPr>
          <w:t>and the</w:t>
        </w:r>
      </w:ins>
      <w:ins w:id="34" w:author="Manuel Lopez De Miguel" w:date="2021-12-29T16:22:00Z">
        <w:r w:rsidR="00D3508F">
          <w:rPr>
            <w:rFonts w:ascii="Times New Roman" w:eastAsia="Times New Roman" w:hAnsi="Times New Roman" w:cs="Times New Roman"/>
          </w:rPr>
          <w:t xml:space="preserve"> implement</w:t>
        </w:r>
      </w:ins>
      <w:ins w:id="35" w:author="Manuel Lopez De Miguel" w:date="2021-12-29T16:24:00Z">
        <w:r w:rsidR="00D3508F">
          <w:rPr>
            <w:rFonts w:ascii="Times New Roman" w:eastAsia="Times New Roman" w:hAnsi="Times New Roman" w:cs="Times New Roman"/>
          </w:rPr>
          <w:t>ation of</w:t>
        </w:r>
      </w:ins>
      <w:ins w:id="36" w:author="Manuel Lopez De Miguel" w:date="2021-12-29T16:22:00Z">
        <w:r w:rsidR="00D3508F">
          <w:rPr>
            <w:rFonts w:ascii="Times New Roman" w:eastAsia="Times New Roman" w:hAnsi="Times New Roman" w:cs="Times New Roman"/>
          </w:rPr>
          <w:t xml:space="preserve"> a competitive assay protocol</w:t>
        </w:r>
      </w:ins>
      <w:ins w:id="37" w:author="Manuel Lopez De Miguel" w:date="2021-12-29T16:23:00Z">
        <w:r w:rsidR="00D3508F">
          <w:rPr>
            <w:rFonts w:ascii="Times New Roman" w:eastAsia="Times New Roman" w:hAnsi="Times New Roman" w:cs="Times New Roman"/>
          </w:rPr>
          <w:t>.</w:t>
        </w:r>
      </w:ins>
      <w:del w:id="38" w:author="Manuel Lopez De Miguel" w:date="2021-12-29T16:23:00Z">
        <w:r w:rsidR="00561381" w:rsidDel="00D3508F">
          <w:rPr>
            <w:rFonts w:ascii="Times New Roman" w:eastAsia="Times New Roman" w:hAnsi="Times New Roman" w:cs="Times New Roman"/>
          </w:rPr>
          <w:delText>,</w:delText>
        </w:r>
      </w:del>
      <w:r w:rsidR="00561381">
        <w:rPr>
          <w:rFonts w:ascii="Times New Roman" w:eastAsia="Times New Roman" w:hAnsi="Times New Roman" w:cs="Times New Roman"/>
        </w:rPr>
        <w:t xml:space="preserve"> </w:t>
      </w:r>
      <w:ins w:id="39" w:author="Manuel Lopez De Miguel" w:date="2021-12-29T16:23:00Z">
        <w:r w:rsidR="00D3508F">
          <w:rPr>
            <w:rFonts w:ascii="Times New Roman" w:eastAsia="Times New Roman" w:hAnsi="Times New Roman" w:cs="Times New Roman"/>
          </w:rPr>
          <w:t>Such</w:t>
        </w:r>
      </w:ins>
      <w:del w:id="40" w:author="Manuel Lopez De Miguel" w:date="2021-12-29T16:23:00Z">
        <w:r w:rsidR="00561381" w:rsidDel="00D3508F">
          <w:rPr>
            <w:rFonts w:ascii="Times New Roman" w:eastAsia="Times New Roman" w:hAnsi="Times New Roman" w:cs="Times New Roman"/>
          </w:rPr>
          <w:delText>the</w:delText>
        </w:r>
      </w:del>
      <w:r w:rsidR="00561381">
        <w:rPr>
          <w:rFonts w:ascii="Times New Roman" w:eastAsia="Times New Roman" w:hAnsi="Times New Roman" w:cs="Times New Roman"/>
        </w:rPr>
        <w:t xml:space="preserve"> competitive assay </w:t>
      </w:r>
      <w:r w:rsidR="00A369EC">
        <w:rPr>
          <w:rFonts w:ascii="Times New Roman" w:eastAsia="Times New Roman" w:hAnsi="Times New Roman" w:cs="Times New Roman"/>
        </w:rPr>
        <w:t>protocol is</w:t>
      </w:r>
      <w:r w:rsidR="00561381">
        <w:rPr>
          <w:rFonts w:ascii="Times New Roman" w:eastAsia="Times New Roman" w:hAnsi="Times New Roman" w:cs="Times New Roman"/>
        </w:rPr>
        <w:t xml:space="preserve"> summarized in the </w:t>
      </w:r>
      <w:r w:rsidR="0056249C">
        <w:rPr>
          <w:rFonts w:ascii="Times New Roman" w:eastAsia="Times New Roman" w:hAnsi="Times New Roman" w:cs="Times New Roman"/>
        </w:rPr>
        <w:fldChar w:fldCharType="begin"/>
      </w:r>
      <w:r w:rsidR="0056249C">
        <w:rPr>
          <w:rFonts w:ascii="Times New Roman" w:eastAsia="Times New Roman" w:hAnsi="Times New Roman" w:cs="Times New Roman"/>
        </w:rPr>
        <w:instrText xml:space="preserve"> REF _Ref61622742 \h </w:instrText>
      </w:r>
      <w:r w:rsidR="0056249C">
        <w:rPr>
          <w:rFonts w:ascii="Times New Roman" w:eastAsia="Times New Roman" w:hAnsi="Times New Roman" w:cs="Times New Roman"/>
        </w:rPr>
      </w:r>
      <w:r w:rsidR="0056249C">
        <w:rPr>
          <w:rFonts w:ascii="Times New Roman" w:eastAsia="Times New Roman" w:hAnsi="Times New Roman" w:cs="Times New Roman"/>
        </w:rPr>
        <w:fldChar w:fldCharType="separate"/>
      </w:r>
      <w:r w:rsidR="00EC5BBE">
        <w:t xml:space="preserve">Figure </w:t>
      </w:r>
      <w:r w:rsidR="00EC5BBE">
        <w:rPr>
          <w:noProof/>
        </w:rPr>
        <w:t>1</w:t>
      </w:r>
      <w:r w:rsidR="0056249C">
        <w:rPr>
          <w:rFonts w:ascii="Times New Roman" w:eastAsia="Times New Roman" w:hAnsi="Times New Roman" w:cs="Times New Roman"/>
        </w:rPr>
        <w:fldChar w:fldCharType="end"/>
      </w:r>
      <w:r w:rsidR="00561381">
        <w:rPr>
          <w:rFonts w:ascii="Times New Roman" w:eastAsia="Times New Roman" w:hAnsi="Times New Roman" w:cs="Times New Roman"/>
        </w:rPr>
        <w:t xml:space="preserve">. Basically, </w:t>
      </w:r>
      <w:r w:rsidR="00561381" w:rsidRPr="002E3E9C">
        <w:rPr>
          <w:rFonts w:ascii="Times New Roman" w:eastAsia="Times New Roman" w:hAnsi="Times New Roman" w:cs="Times New Roman"/>
        </w:rPr>
        <w:t xml:space="preserve">the detection of small molecules such as </w:t>
      </w:r>
      <w:proofErr w:type="spellStart"/>
      <w:r w:rsidR="00561381" w:rsidRPr="002E3E9C">
        <w:rPr>
          <w:rFonts w:ascii="Times New Roman" w:eastAsia="Times New Roman" w:hAnsi="Times New Roman" w:cs="Times New Roman"/>
        </w:rPr>
        <w:t>Irgarol</w:t>
      </w:r>
      <w:proofErr w:type="spellEnd"/>
      <w:r w:rsidR="00561381" w:rsidRPr="002E3E9C">
        <w:rPr>
          <w:rFonts w:ascii="Times New Roman" w:eastAsia="Times New Roman" w:hAnsi="Times New Roman" w:cs="Times New Roman"/>
        </w:rPr>
        <w:t xml:space="preserve"> 1051® requires the immobilization </w:t>
      </w:r>
      <w:r w:rsidR="00AC5477" w:rsidRPr="002E3E9C">
        <w:rPr>
          <w:rFonts w:ascii="Times New Roman" w:eastAsia="Times New Roman" w:hAnsi="Times New Roman" w:cs="Times New Roman"/>
        </w:rPr>
        <w:t xml:space="preserve">of </w:t>
      </w:r>
      <w:r w:rsidR="00561381" w:rsidRPr="002E3E9C">
        <w:rPr>
          <w:rFonts w:ascii="Times New Roman" w:eastAsia="Times New Roman" w:hAnsi="Times New Roman" w:cs="Times New Roman"/>
        </w:rPr>
        <w:t xml:space="preserve">the competitor (4e-BSA) on the </w:t>
      </w:r>
      <w:ins w:id="41" w:author="Manuel Lopez De Miguel" w:date="2021-12-29T16:29:00Z">
        <w:r w:rsidR="00F24E8C">
          <w:rPr>
            <w:rFonts w:ascii="Times New Roman" w:eastAsia="Times New Roman" w:hAnsi="Times New Roman" w:cs="Times New Roman"/>
          </w:rPr>
          <w:t xml:space="preserve">chip’s </w:t>
        </w:r>
      </w:ins>
      <w:r w:rsidR="00561381" w:rsidRPr="002E3E9C">
        <w:rPr>
          <w:rFonts w:ascii="Times New Roman" w:eastAsia="Times New Roman" w:hAnsi="Times New Roman" w:cs="Times New Roman"/>
        </w:rPr>
        <w:t xml:space="preserve">sensor surface and then put in contact the specific antibody and the sample that contains the pollutant. After a period of incubation, the remaining antibody </w:t>
      </w:r>
      <w:r w:rsidR="004A01BB">
        <w:rPr>
          <w:rFonts w:ascii="Times New Roman" w:eastAsia="Times New Roman" w:hAnsi="Times New Roman" w:cs="Times New Roman"/>
        </w:rPr>
        <w:t xml:space="preserve">untied to </w:t>
      </w:r>
      <w:r w:rsidR="00561381" w:rsidRPr="002E3E9C">
        <w:rPr>
          <w:rFonts w:ascii="Times New Roman" w:eastAsia="Times New Roman" w:hAnsi="Times New Roman" w:cs="Times New Roman"/>
        </w:rPr>
        <w:t>the analyte is removed by a washing step. In order to acquire the binding competitor-antibody, a secondary antibody label</w:t>
      </w:r>
      <w:r w:rsidR="00C961F4" w:rsidRPr="002E3E9C">
        <w:rPr>
          <w:rFonts w:ascii="Times New Roman" w:eastAsia="Times New Roman" w:hAnsi="Times New Roman" w:cs="Times New Roman"/>
        </w:rPr>
        <w:t>led</w:t>
      </w:r>
      <w:r w:rsidR="00561381" w:rsidRPr="002E3E9C">
        <w:rPr>
          <w:rFonts w:ascii="Times New Roman" w:eastAsia="Times New Roman" w:hAnsi="Times New Roman" w:cs="Times New Roman"/>
        </w:rPr>
        <w:t xml:space="preserve"> with</w:t>
      </w:r>
      <w:r w:rsidR="00D8492E" w:rsidRPr="002E3E9C">
        <w:rPr>
          <w:rFonts w:ascii="Times New Roman" w:eastAsia="Times New Roman" w:hAnsi="Times New Roman" w:cs="Times New Roman"/>
        </w:rPr>
        <w:t xml:space="preserve"> </w:t>
      </w:r>
      <w:r w:rsidR="00C236AD" w:rsidRPr="002E3E9C">
        <w:rPr>
          <w:rFonts w:ascii="Times New Roman" w:eastAsia="Times New Roman" w:hAnsi="Times New Roman" w:cs="Times New Roman"/>
        </w:rPr>
        <w:t>anti-</w:t>
      </w:r>
      <w:r w:rsidR="00C961F4" w:rsidRPr="002E3E9C">
        <w:rPr>
          <w:rFonts w:ascii="Times New Roman" w:eastAsia="Times New Roman" w:hAnsi="Times New Roman" w:cs="Times New Roman"/>
        </w:rPr>
        <w:t xml:space="preserve">IgG </w:t>
      </w:r>
      <w:r w:rsidR="00C236AD" w:rsidRPr="002E3E9C">
        <w:rPr>
          <w:rFonts w:ascii="Times New Roman" w:eastAsia="Times New Roman" w:hAnsi="Times New Roman" w:cs="Times New Roman"/>
        </w:rPr>
        <w:t>Horseradish</w:t>
      </w:r>
      <w:r w:rsidR="00F16656" w:rsidRPr="002E3E9C">
        <w:rPr>
          <w:rFonts w:ascii="Times New Roman" w:eastAsia="Times New Roman" w:hAnsi="Times New Roman" w:cs="Times New Roman"/>
        </w:rPr>
        <w:t xml:space="preserve"> </w:t>
      </w:r>
      <w:r w:rsidR="00C961F4" w:rsidRPr="002E3E9C">
        <w:rPr>
          <w:rFonts w:ascii="Times New Roman" w:eastAsia="Times New Roman" w:hAnsi="Times New Roman" w:cs="Times New Roman"/>
        </w:rPr>
        <w:t>P</w:t>
      </w:r>
      <w:r w:rsidR="00F16656" w:rsidRPr="002E3E9C">
        <w:rPr>
          <w:rFonts w:ascii="Times New Roman" w:eastAsia="Times New Roman" w:hAnsi="Times New Roman" w:cs="Times New Roman"/>
        </w:rPr>
        <w:t>eroxidase</w:t>
      </w:r>
      <w:r w:rsidR="00C961F4" w:rsidRPr="002E3E9C">
        <w:rPr>
          <w:rFonts w:ascii="Times New Roman" w:eastAsia="Times New Roman" w:hAnsi="Times New Roman" w:cs="Times New Roman"/>
        </w:rPr>
        <w:t xml:space="preserve"> conjugate</w:t>
      </w:r>
      <w:r w:rsidR="00561381" w:rsidRPr="002E3E9C">
        <w:rPr>
          <w:rFonts w:ascii="Times New Roman" w:eastAsia="Times New Roman" w:hAnsi="Times New Roman" w:cs="Times New Roman"/>
        </w:rPr>
        <w:t xml:space="preserve"> </w:t>
      </w:r>
      <w:r w:rsidR="00F16656" w:rsidRPr="002E3E9C">
        <w:rPr>
          <w:rFonts w:ascii="Times New Roman" w:eastAsia="Times New Roman" w:hAnsi="Times New Roman" w:cs="Times New Roman"/>
        </w:rPr>
        <w:t>(</w:t>
      </w:r>
      <w:proofErr w:type="spellStart"/>
      <w:r w:rsidR="00D8492E" w:rsidRPr="002E3E9C">
        <w:rPr>
          <w:rFonts w:ascii="Times New Roman" w:eastAsia="Times New Roman" w:hAnsi="Times New Roman" w:cs="Times New Roman"/>
        </w:rPr>
        <w:t>a</w:t>
      </w:r>
      <w:r w:rsidR="00561381" w:rsidRPr="002E3E9C">
        <w:rPr>
          <w:rFonts w:ascii="Times New Roman" w:eastAsia="Times New Roman" w:hAnsi="Times New Roman" w:cs="Times New Roman"/>
        </w:rPr>
        <w:t>HRP</w:t>
      </w:r>
      <w:proofErr w:type="spellEnd"/>
      <w:r w:rsidR="00F16656" w:rsidRPr="002E3E9C">
        <w:rPr>
          <w:rFonts w:ascii="Times New Roman" w:eastAsia="Times New Roman" w:hAnsi="Times New Roman" w:cs="Times New Roman"/>
        </w:rPr>
        <w:t>)</w:t>
      </w:r>
      <w:r w:rsidR="00561381" w:rsidRPr="002E3E9C">
        <w:rPr>
          <w:rFonts w:ascii="Times New Roman" w:eastAsia="Times New Roman" w:hAnsi="Times New Roman" w:cs="Times New Roman"/>
        </w:rPr>
        <w:t xml:space="preserve"> is added. HRP would provide the electrochemical signal after </w:t>
      </w:r>
      <w:proofErr w:type="spellStart"/>
      <w:r w:rsidR="00561381" w:rsidRPr="002E3E9C">
        <w:rPr>
          <w:rFonts w:ascii="Times New Roman" w:eastAsia="Times New Roman" w:hAnsi="Times New Roman" w:cs="Times New Roman"/>
        </w:rPr>
        <w:t>addition</w:t>
      </w:r>
      <w:r w:rsidR="004A01BB">
        <w:rPr>
          <w:rFonts w:ascii="Times New Roman" w:eastAsia="Times New Roman" w:hAnsi="Times New Roman" w:cs="Times New Roman"/>
        </w:rPr>
        <w:t>ing</w:t>
      </w:r>
      <w:proofErr w:type="spellEnd"/>
      <w:r w:rsidR="00561381" w:rsidRPr="002E3E9C">
        <w:rPr>
          <w:rFonts w:ascii="Times New Roman" w:eastAsia="Times New Roman" w:hAnsi="Times New Roman" w:cs="Times New Roman"/>
        </w:rPr>
        <w:t xml:space="preserve"> the corresponding substrate (H</w:t>
      </w:r>
      <w:r w:rsidR="00561381" w:rsidRPr="00FC7552">
        <w:rPr>
          <w:rFonts w:ascii="Times New Roman" w:eastAsia="Times New Roman" w:hAnsi="Times New Roman" w:cs="Times New Roman"/>
          <w:color w:val="000000"/>
          <w:vertAlign w:val="subscript"/>
        </w:rPr>
        <w:t>2</w:t>
      </w:r>
      <w:r w:rsidR="00561381" w:rsidRPr="0072064C">
        <w:rPr>
          <w:rFonts w:ascii="Times New Roman" w:eastAsia="Times New Roman" w:hAnsi="Times New Roman" w:cs="Times New Roman"/>
          <w:color w:val="000000"/>
        </w:rPr>
        <w:t>O</w:t>
      </w:r>
      <w:r w:rsidR="00561381" w:rsidRPr="00FC7552">
        <w:rPr>
          <w:rFonts w:ascii="Times New Roman" w:eastAsia="Times New Roman" w:hAnsi="Times New Roman" w:cs="Times New Roman"/>
          <w:color w:val="000000"/>
          <w:vertAlign w:val="subscript"/>
        </w:rPr>
        <w:t>2</w:t>
      </w:r>
      <w:r w:rsidR="00561381" w:rsidRPr="002E3E9C">
        <w:rPr>
          <w:rFonts w:ascii="Times New Roman" w:eastAsia="Times New Roman" w:hAnsi="Times New Roman" w:cs="Times New Roman"/>
        </w:rPr>
        <w:t xml:space="preserve">/TMB </w:t>
      </w:r>
      <w:r w:rsidR="00F24E8C">
        <w:rPr>
          <w:rFonts w:ascii="Times New Roman" w:eastAsia="Times New Roman" w:hAnsi="Times New Roman" w:cs="Times New Roman"/>
        </w:rPr>
        <w:t>-</w:t>
      </w:r>
      <w:r w:rsidR="00E34745" w:rsidRPr="002E3E9C">
        <w:rPr>
          <w:rFonts w:ascii="Times New Roman" w:eastAsia="Times New Roman" w:hAnsi="Times New Roman" w:cs="Times New Roman"/>
        </w:rPr>
        <w:t>Hydrogen Peroxide</w:t>
      </w:r>
      <w:r w:rsidR="00505EC0" w:rsidRPr="002E3E9C">
        <w:rPr>
          <w:rFonts w:ascii="Times New Roman" w:eastAsia="Times New Roman" w:hAnsi="Times New Roman" w:cs="Times New Roman"/>
        </w:rPr>
        <w:t>/</w:t>
      </w:r>
      <w:r w:rsidR="00E34745" w:rsidRPr="002E3E9C">
        <w:rPr>
          <w:rFonts w:ascii="Times New Roman" w:eastAsia="Times New Roman" w:hAnsi="Times New Roman" w:cs="Times New Roman"/>
        </w:rPr>
        <w:t>Tetramethylbenzidine</w:t>
      </w:r>
      <w:r w:rsidR="00F24E8C">
        <w:rPr>
          <w:rFonts w:ascii="Times New Roman" w:eastAsia="Times New Roman" w:hAnsi="Times New Roman" w:cs="Times New Roman"/>
        </w:rPr>
        <w:t>-</w:t>
      </w:r>
      <w:r w:rsidR="00E34745" w:rsidRPr="002E3E9C">
        <w:rPr>
          <w:rFonts w:ascii="Times New Roman" w:eastAsia="Times New Roman" w:hAnsi="Times New Roman" w:cs="Times New Roman"/>
        </w:rPr>
        <w:t xml:space="preserve"> </w:t>
      </w:r>
      <w:r w:rsidR="00561381" w:rsidRPr="002E3E9C">
        <w:rPr>
          <w:rFonts w:ascii="Times New Roman" w:eastAsia="Times New Roman" w:hAnsi="Times New Roman" w:cs="Times New Roman"/>
        </w:rPr>
        <w:t>based solution).</w:t>
      </w:r>
      <w:ins w:id="42" w:author="Manuel Lopez De Miguel" w:date="2021-12-30T16:41:00Z">
        <w:r w:rsidR="00FF133D" w:rsidRPr="002E3E9C" w:rsidDel="00FF133D">
          <w:rPr>
            <w:rFonts w:ascii="Times New Roman" w:eastAsia="Times New Roman" w:hAnsi="Times New Roman" w:cs="Times New Roman"/>
          </w:rPr>
          <w:t xml:space="preserve"> </w:t>
        </w:r>
        <w:r w:rsidR="00FF133D">
          <w:rPr>
            <w:rFonts w:ascii="Times New Roman" w:eastAsia="Times New Roman" w:hAnsi="Times New Roman" w:cs="Times New Roman"/>
          </w:rPr>
          <w:t xml:space="preserve">Once </w:t>
        </w:r>
      </w:ins>
      <w:ins w:id="43" w:author="Manuel Lopez De Miguel" w:date="2021-12-30T16:42:00Z">
        <w:r w:rsidR="00FF133D">
          <w:rPr>
            <w:rFonts w:ascii="Times New Roman" w:eastAsia="Times New Roman" w:hAnsi="Times New Roman" w:cs="Times New Roman"/>
          </w:rPr>
          <w:t>the measurements have been performed, t</w:t>
        </w:r>
      </w:ins>
      <w:del w:id="44" w:author="Manuel Lopez De Miguel" w:date="2021-12-30T16:41:00Z">
        <w:r w:rsidR="00561381" w:rsidRPr="002E3E9C" w:rsidDel="00FF133D">
          <w:rPr>
            <w:rFonts w:ascii="Times New Roman" w:eastAsia="Times New Roman" w:hAnsi="Times New Roman" w:cs="Times New Roman"/>
          </w:rPr>
          <w:delText xml:space="preserve"> </w:delText>
        </w:r>
      </w:del>
      <w:del w:id="45" w:author="Manuel Lopez De Miguel" w:date="2021-12-29T16:38:00Z">
        <w:r w:rsidR="00561381" w:rsidRPr="002E3E9C" w:rsidDel="005A646F">
          <w:rPr>
            <w:rFonts w:ascii="Times New Roman" w:eastAsia="Times New Roman" w:hAnsi="Times New Roman" w:cs="Times New Roman"/>
          </w:rPr>
          <w:delText>T</w:delText>
        </w:r>
      </w:del>
      <w:proofErr w:type="gramStart"/>
      <w:r w:rsidR="00561381" w:rsidRPr="002E3E9C">
        <w:rPr>
          <w:rFonts w:ascii="Times New Roman" w:eastAsia="Times New Roman" w:hAnsi="Times New Roman" w:cs="Times New Roman"/>
        </w:rPr>
        <w:t>he</w:t>
      </w:r>
      <w:proofErr w:type="gramEnd"/>
      <w:r w:rsidR="00561381" w:rsidRPr="002E3E9C">
        <w:rPr>
          <w:rFonts w:ascii="Times New Roman" w:eastAsia="Times New Roman" w:hAnsi="Times New Roman" w:cs="Times New Roman"/>
        </w:rPr>
        <w:t xml:space="preserve"> chip can be regenerated after </w:t>
      </w:r>
      <w:proofErr w:type="spellStart"/>
      <w:r w:rsidR="00561381" w:rsidRPr="002E3E9C">
        <w:rPr>
          <w:rFonts w:ascii="Times New Roman" w:eastAsia="Times New Roman" w:hAnsi="Times New Roman" w:cs="Times New Roman"/>
        </w:rPr>
        <w:t>addition</w:t>
      </w:r>
      <w:r w:rsidR="004A01BB">
        <w:rPr>
          <w:rFonts w:ascii="Times New Roman" w:eastAsia="Times New Roman" w:hAnsi="Times New Roman" w:cs="Times New Roman"/>
        </w:rPr>
        <w:t>ing</w:t>
      </w:r>
      <w:proofErr w:type="spellEnd"/>
      <w:r w:rsidR="00561381" w:rsidRPr="002E3E9C">
        <w:rPr>
          <w:rFonts w:ascii="Times New Roman" w:eastAsia="Times New Roman" w:hAnsi="Times New Roman" w:cs="Times New Roman"/>
        </w:rPr>
        <w:t xml:space="preserve"> the NaOH 0.3M solution </w:t>
      </w:r>
      <w:r w:rsidR="004A01BB">
        <w:rPr>
          <w:rFonts w:ascii="Times New Roman" w:eastAsia="Times New Roman" w:hAnsi="Times New Roman" w:cs="Times New Roman"/>
        </w:rPr>
        <w:t xml:space="preserve">to </w:t>
      </w:r>
      <w:r w:rsidR="00561381" w:rsidRPr="002E3E9C">
        <w:rPr>
          <w:rFonts w:ascii="Times New Roman" w:eastAsia="Times New Roman" w:hAnsi="Times New Roman" w:cs="Times New Roman"/>
        </w:rPr>
        <w:t xml:space="preserve">be ready for the next </w:t>
      </w:r>
      <w:r w:rsidR="00D57B96">
        <w:rPr>
          <w:rFonts w:ascii="Times New Roman" w:eastAsia="Times New Roman" w:hAnsi="Times New Roman" w:cs="Times New Roman"/>
        </w:rPr>
        <w:t xml:space="preserve">simultaneous </w:t>
      </w:r>
      <w:r w:rsidR="00561381" w:rsidRPr="002E3E9C">
        <w:rPr>
          <w:rFonts w:ascii="Times New Roman" w:eastAsia="Times New Roman" w:hAnsi="Times New Roman" w:cs="Times New Roman"/>
        </w:rPr>
        <w:t>measurement</w:t>
      </w:r>
      <w:r w:rsidR="00D57B96">
        <w:rPr>
          <w:rFonts w:ascii="Times New Roman" w:eastAsia="Times New Roman" w:hAnsi="Times New Roman" w:cs="Times New Roman"/>
        </w:rPr>
        <w:t>s</w:t>
      </w:r>
      <w:r w:rsidR="00561381" w:rsidRPr="002E3E9C">
        <w:rPr>
          <w:rFonts w:ascii="Times New Roman" w:eastAsia="Times New Roman" w:hAnsi="Times New Roman" w:cs="Times New Roman"/>
        </w:rPr>
        <w:t>.</w:t>
      </w:r>
      <w:r w:rsidR="0003661F" w:rsidRPr="002E3E9C">
        <w:rPr>
          <w:rFonts w:ascii="Times New Roman" w:eastAsia="Times New Roman" w:hAnsi="Times New Roman" w:cs="Times New Roman"/>
        </w:rPr>
        <w:t xml:space="preserve"> </w:t>
      </w:r>
    </w:p>
    <w:p w14:paraId="250D941E" w14:textId="53FDACAE" w:rsidR="002E3E9C" w:rsidRDefault="00E672CD" w:rsidP="006B3BE4">
      <w:pPr>
        <w:jc w:val="both"/>
      </w:pPr>
      <w:r>
        <w:rPr>
          <w:rFonts w:ascii="Times New Roman" w:eastAsia="Times New Roman" w:hAnsi="Times New Roman" w:cs="Times New Roman"/>
        </w:rPr>
        <w:t xml:space="preserve">According to this protocol a number of tanked reagents linked </w:t>
      </w:r>
      <w:r w:rsidR="004A01BB">
        <w:rPr>
          <w:rFonts w:ascii="Times New Roman" w:eastAsia="Times New Roman" w:hAnsi="Times New Roman" w:cs="Times New Roman"/>
        </w:rPr>
        <w:t>to the</w:t>
      </w:r>
      <w:r>
        <w:rPr>
          <w:rFonts w:ascii="Times New Roman" w:eastAsia="Times New Roman" w:hAnsi="Times New Roman" w:cs="Times New Roman"/>
        </w:rPr>
        <w:t xml:space="preserve"> microfluidic system </w:t>
      </w:r>
      <w:r w:rsidR="0003661F">
        <w:rPr>
          <w:rFonts w:ascii="Times New Roman" w:eastAsia="Times New Roman" w:hAnsi="Times New Roman" w:cs="Times New Roman"/>
        </w:rPr>
        <w:t>are</w:t>
      </w:r>
      <w:r>
        <w:rPr>
          <w:rFonts w:ascii="Times New Roman" w:eastAsia="Times New Roman" w:hAnsi="Times New Roman" w:cs="Times New Roman"/>
        </w:rPr>
        <w:t xml:space="preserve"> required. This is depicted in </w:t>
      </w:r>
      <w:r w:rsidR="0056249C">
        <w:rPr>
          <w:rFonts w:ascii="Times New Roman" w:eastAsia="Times New Roman" w:hAnsi="Times New Roman" w:cs="Times New Roman"/>
          <w:highlight w:val="yellow"/>
        </w:rPr>
        <w:fldChar w:fldCharType="begin"/>
      </w:r>
      <w:r w:rsidR="0056249C">
        <w:rPr>
          <w:rFonts w:ascii="Times New Roman" w:eastAsia="Times New Roman" w:hAnsi="Times New Roman" w:cs="Times New Roman"/>
        </w:rPr>
        <w:instrText xml:space="preserve"> REF _Ref61622795 \h </w:instrText>
      </w:r>
      <w:r w:rsidR="0056249C">
        <w:rPr>
          <w:rFonts w:ascii="Times New Roman" w:eastAsia="Times New Roman" w:hAnsi="Times New Roman" w:cs="Times New Roman"/>
          <w:highlight w:val="yellow"/>
        </w:rPr>
      </w:r>
      <w:r w:rsidR="0056249C">
        <w:rPr>
          <w:rFonts w:ascii="Times New Roman" w:eastAsia="Times New Roman" w:hAnsi="Times New Roman" w:cs="Times New Roman"/>
          <w:highlight w:val="yellow"/>
        </w:rPr>
        <w:fldChar w:fldCharType="separate"/>
      </w:r>
      <w:r w:rsidR="00EC5BBE">
        <w:t xml:space="preserve">Figure </w:t>
      </w:r>
      <w:r w:rsidR="00EC5BBE">
        <w:rPr>
          <w:noProof/>
        </w:rPr>
        <w:t>2</w:t>
      </w:r>
      <w:r w:rsidR="0056249C">
        <w:rPr>
          <w:rFonts w:ascii="Times New Roman" w:eastAsia="Times New Roman" w:hAnsi="Times New Roman" w:cs="Times New Roman"/>
          <w:highlight w:val="yellow"/>
        </w:rPr>
        <w:fldChar w:fldCharType="end"/>
      </w:r>
      <w:r>
        <w:rPr>
          <w:rFonts w:ascii="Times New Roman" w:eastAsia="Times New Roman" w:hAnsi="Times New Roman" w:cs="Times New Roman"/>
        </w:rPr>
        <w:t>, where a schem</w:t>
      </w:r>
      <w:r w:rsidR="00E50668">
        <w:rPr>
          <w:rFonts w:ascii="Times New Roman" w:eastAsia="Times New Roman" w:hAnsi="Times New Roman" w:cs="Times New Roman"/>
        </w:rPr>
        <w:t>e</w:t>
      </w:r>
      <w:r>
        <w:rPr>
          <w:rFonts w:ascii="Times New Roman" w:eastAsia="Times New Roman" w:hAnsi="Times New Roman" w:cs="Times New Roman"/>
        </w:rPr>
        <w:t xml:space="preserve"> of the mixture and measurement flow pathways, including the required peristaltic micropumps and microvalves necessary to perform the process</w:t>
      </w:r>
      <w:r w:rsidR="00E50668">
        <w:rPr>
          <w:rFonts w:ascii="Times New Roman" w:eastAsia="Times New Roman" w:hAnsi="Times New Roman" w:cs="Times New Roman"/>
        </w:rPr>
        <w:t>,</w:t>
      </w:r>
      <w:r>
        <w:rPr>
          <w:rFonts w:ascii="Times New Roman" w:eastAsia="Times New Roman" w:hAnsi="Times New Roman" w:cs="Times New Roman"/>
        </w:rPr>
        <w:t xml:space="preserve"> is shown.</w:t>
      </w:r>
      <w:r w:rsidR="00CA0872">
        <w:rPr>
          <w:rFonts w:ascii="Times New Roman" w:eastAsia="Times New Roman" w:hAnsi="Times New Roman" w:cs="Times New Roman"/>
        </w:rPr>
        <w:t xml:space="preserve"> Basically, it requires a tank contain</w:t>
      </w:r>
      <w:r w:rsidR="00B5374A">
        <w:rPr>
          <w:rFonts w:ascii="Times New Roman" w:eastAsia="Times New Roman" w:hAnsi="Times New Roman" w:cs="Times New Roman"/>
        </w:rPr>
        <w:t>in</w:t>
      </w:r>
      <w:r w:rsidR="00CA0872">
        <w:rPr>
          <w:rFonts w:ascii="Times New Roman" w:eastAsia="Times New Roman" w:hAnsi="Times New Roman" w:cs="Times New Roman"/>
        </w:rPr>
        <w:t>g</w:t>
      </w:r>
      <w:r w:rsidR="006B2447">
        <w:rPr>
          <w:rFonts w:ascii="Times New Roman" w:eastAsia="Times New Roman" w:hAnsi="Times New Roman" w:cs="Times New Roman"/>
        </w:rPr>
        <w:t xml:space="preserve"> </w:t>
      </w:r>
      <w:r w:rsidR="006B2447" w:rsidRPr="006B2447">
        <w:rPr>
          <w:rFonts w:ascii="Times New Roman" w:eastAsia="Times New Roman" w:hAnsi="Times New Roman" w:cs="Times New Roman"/>
        </w:rPr>
        <w:t xml:space="preserve">Phosphate Buffered Saline </w:t>
      </w:r>
      <w:r w:rsidR="00C961F4">
        <w:rPr>
          <w:rFonts w:ascii="Times New Roman" w:eastAsia="Times New Roman" w:hAnsi="Times New Roman" w:cs="Times New Roman"/>
        </w:rPr>
        <w:t xml:space="preserve">buffer </w:t>
      </w:r>
      <w:r w:rsidR="006B2447" w:rsidRPr="006B2447">
        <w:rPr>
          <w:rFonts w:ascii="Times New Roman" w:eastAsia="Times New Roman" w:hAnsi="Times New Roman" w:cs="Times New Roman"/>
        </w:rPr>
        <w:t>with Tween® 20</w:t>
      </w:r>
      <w:r w:rsidR="00CA0872">
        <w:rPr>
          <w:rFonts w:ascii="Times New Roman" w:eastAsia="Times New Roman" w:hAnsi="Times New Roman" w:cs="Times New Roman"/>
        </w:rPr>
        <w:t xml:space="preserve"> </w:t>
      </w:r>
      <w:r w:rsidR="006B2447">
        <w:rPr>
          <w:rFonts w:ascii="Times New Roman" w:eastAsia="Times New Roman" w:hAnsi="Times New Roman" w:cs="Times New Roman"/>
        </w:rPr>
        <w:t>(</w:t>
      </w:r>
      <w:r w:rsidR="00CA0872">
        <w:rPr>
          <w:rFonts w:ascii="Times New Roman" w:eastAsia="Times New Roman" w:hAnsi="Times New Roman" w:cs="Times New Roman"/>
        </w:rPr>
        <w:t>PBST</w:t>
      </w:r>
      <w:r w:rsidR="006B2447">
        <w:rPr>
          <w:rFonts w:ascii="Times New Roman" w:eastAsia="Times New Roman" w:hAnsi="Times New Roman" w:cs="Times New Roman"/>
        </w:rPr>
        <w:t>)</w:t>
      </w:r>
      <w:r w:rsidR="00CA0872">
        <w:rPr>
          <w:rFonts w:ascii="Times New Roman" w:eastAsia="Times New Roman" w:hAnsi="Times New Roman" w:cs="Times New Roman"/>
        </w:rPr>
        <w:t xml:space="preserve"> to perform the washes between stages and for the conditioning of the biosensor chambers. </w:t>
      </w:r>
      <w:r w:rsidR="006B2447">
        <w:rPr>
          <w:rFonts w:ascii="Times New Roman" w:eastAsia="Times New Roman" w:hAnsi="Times New Roman" w:cs="Times New Roman"/>
        </w:rPr>
        <w:t>The Antibody buffer (</w:t>
      </w:r>
      <w:r w:rsidR="00CA0872">
        <w:rPr>
          <w:rFonts w:ascii="Times New Roman" w:eastAsia="Times New Roman" w:hAnsi="Times New Roman" w:cs="Times New Roman"/>
        </w:rPr>
        <w:t>ABB</w:t>
      </w:r>
      <w:r w:rsidR="006B2447">
        <w:rPr>
          <w:rFonts w:ascii="Times New Roman" w:eastAsia="Times New Roman" w:hAnsi="Times New Roman" w:cs="Times New Roman"/>
        </w:rPr>
        <w:t>)</w:t>
      </w:r>
      <w:r w:rsidR="00CA0872">
        <w:rPr>
          <w:rFonts w:ascii="Times New Roman" w:eastAsia="Times New Roman" w:hAnsi="Times New Roman" w:cs="Times New Roman"/>
        </w:rPr>
        <w:t xml:space="preserve"> tank suppl</w:t>
      </w:r>
      <w:r w:rsidR="00E50668">
        <w:rPr>
          <w:rFonts w:ascii="Times New Roman" w:eastAsia="Times New Roman" w:hAnsi="Times New Roman" w:cs="Times New Roman"/>
        </w:rPr>
        <w:t>ies</w:t>
      </w:r>
      <w:r w:rsidR="00CA0872">
        <w:rPr>
          <w:rFonts w:ascii="Times New Roman" w:eastAsia="Times New Roman" w:hAnsi="Times New Roman" w:cs="Times New Roman"/>
        </w:rPr>
        <w:t xml:space="preserve"> the specific antibodies for the recognition of the target analyte. The sample </w:t>
      </w:r>
      <w:r w:rsidR="00E50668">
        <w:rPr>
          <w:rFonts w:ascii="Times New Roman" w:eastAsia="Times New Roman" w:hAnsi="Times New Roman" w:cs="Times New Roman"/>
        </w:rPr>
        <w:t>is</w:t>
      </w:r>
      <w:r w:rsidR="00CA0872">
        <w:rPr>
          <w:rFonts w:ascii="Times New Roman" w:eastAsia="Times New Roman" w:hAnsi="Times New Roman" w:cs="Times New Roman"/>
        </w:rPr>
        <w:t xml:space="preserve"> </w:t>
      </w:r>
      <w:r w:rsidR="00B5374A">
        <w:rPr>
          <w:rFonts w:ascii="Times New Roman" w:eastAsia="Times New Roman" w:hAnsi="Times New Roman" w:cs="Times New Roman"/>
        </w:rPr>
        <w:t xml:space="preserve">pushed and </w:t>
      </w:r>
      <w:r w:rsidR="00CA0872">
        <w:rPr>
          <w:rFonts w:ascii="Times New Roman" w:eastAsia="Times New Roman" w:hAnsi="Times New Roman" w:cs="Times New Roman"/>
        </w:rPr>
        <w:t xml:space="preserve">addressed to the </w:t>
      </w:r>
      <w:r w:rsidR="00630925">
        <w:rPr>
          <w:rFonts w:ascii="Times New Roman" w:eastAsia="Times New Roman" w:hAnsi="Times New Roman" w:cs="Times New Roman"/>
        </w:rPr>
        <w:t>Dilution</w:t>
      </w:r>
      <w:r w:rsidR="00CA0872">
        <w:rPr>
          <w:rFonts w:ascii="Times New Roman" w:eastAsia="Times New Roman" w:hAnsi="Times New Roman" w:cs="Times New Roman"/>
        </w:rPr>
        <w:t xml:space="preserve"> tank (</w:t>
      </w:r>
      <w:r w:rsidR="00630925">
        <w:rPr>
          <w:rFonts w:ascii="Times New Roman" w:eastAsia="Times New Roman" w:hAnsi="Times New Roman" w:cs="Times New Roman"/>
        </w:rPr>
        <w:t>D</w:t>
      </w:r>
      <w:r w:rsidR="00CA0872">
        <w:rPr>
          <w:rFonts w:ascii="Times New Roman" w:eastAsia="Times New Roman" w:hAnsi="Times New Roman" w:cs="Times New Roman"/>
        </w:rPr>
        <w:t xml:space="preserve">T) </w:t>
      </w:r>
      <w:r w:rsidR="00B5374A">
        <w:rPr>
          <w:rFonts w:ascii="Times New Roman" w:eastAsia="Times New Roman" w:hAnsi="Times New Roman" w:cs="Times New Roman"/>
        </w:rPr>
        <w:t>by a peristaltic micropump, where</w:t>
      </w:r>
      <w:r w:rsidR="00CA0872">
        <w:rPr>
          <w:rFonts w:ascii="Times New Roman" w:eastAsia="Times New Roman" w:hAnsi="Times New Roman" w:cs="Times New Roman"/>
        </w:rPr>
        <w:t xml:space="preserve"> </w:t>
      </w:r>
      <w:r w:rsidR="00E50668">
        <w:rPr>
          <w:rFonts w:ascii="Times New Roman" w:eastAsia="Times New Roman" w:hAnsi="Times New Roman" w:cs="Times New Roman"/>
        </w:rPr>
        <w:t>it is</w:t>
      </w:r>
      <w:r w:rsidR="00CA0872">
        <w:rPr>
          <w:rFonts w:ascii="Times New Roman" w:eastAsia="Times New Roman" w:hAnsi="Times New Roman" w:cs="Times New Roman"/>
        </w:rPr>
        <w:t xml:space="preserve"> </w:t>
      </w:r>
      <w:r w:rsidR="00B5374A">
        <w:rPr>
          <w:rFonts w:ascii="Times New Roman" w:eastAsia="Times New Roman" w:hAnsi="Times New Roman" w:cs="Times New Roman"/>
        </w:rPr>
        <w:t>put in contact with</w:t>
      </w:r>
      <w:r w:rsidR="00CA0872">
        <w:rPr>
          <w:rFonts w:ascii="Times New Roman" w:eastAsia="Times New Roman" w:hAnsi="Times New Roman" w:cs="Times New Roman"/>
        </w:rPr>
        <w:t xml:space="preserve"> the antibody for the preincubation of analyte-antibody. After </w:t>
      </w:r>
      <w:proofErr w:type="gramStart"/>
      <w:r w:rsidR="00CA0872">
        <w:rPr>
          <w:rFonts w:ascii="Times New Roman" w:eastAsia="Times New Roman" w:hAnsi="Times New Roman" w:cs="Times New Roman"/>
        </w:rPr>
        <w:t>a period of time</w:t>
      </w:r>
      <w:proofErr w:type="gramEnd"/>
      <w:r w:rsidR="00F15924">
        <w:rPr>
          <w:rFonts w:ascii="Times New Roman" w:eastAsia="Times New Roman" w:hAnsi="Times New Roman" w:cs="Times New Roman"/>
        </w:rPr>
        <w:t xml:space="preserve"> defined in Table </w:t>
      </w:r>
      <w:r w:rsidR="0029182E">
        <w:rPr>
          <w:rFonts w:ascii="Times New Roman" w:eastAsia="Times New Roman" w:hAnsi="Times New Roman" w:cs="Times New Roman"/>
        </w:rPr>
        <w:t>1</w:t>
      </w:r>
      <w:r w:rsidR="00CA0872">
        <w:rPr>
          <w:rFonts w:ascii="Times New Roman" w:eastAsia="Times New Roman" w:hAnsi="Times New Roman" w:cs="Times New Roman"/>
        </w:rPr>
        <w:t xml:space="preserve">, the content </w:t>
      </w:r>
      <w:r w:rsidR="00E50668">
        <w:rPr>
          <w:rFonts w:ascii="Times New Roman" w:eastAsia="Times New Roman" w:hAnsi="Times New Roman" w:cs="Times New Roman"/>
        </w:rPr>
        <w:t>is</w:t>
      </w:r>
      <w:r w:rsidR="00CA0872">
        <w:rPr>
          <w:rFonts w:ascii="Times New Roman" w:eastAsia="Times New Roman" w:hAnsi="Times New Roman" w:cs="Times New Roman"/>
        </w:rPr>
        <w:t xml:space="preserve"> flooded to the biosensor chambers. To complete the biosensor protocol</w:t>
      </w:r>
      <w:r w:rsidR="00F15924">
        <w:rPr>
          <w:rFonts w:ascii="Times New Roman" w:eastAsia="Times New Roman" w:hAnsi="Times New Roman" w:cs="Times New Roman"/>
        </w:rPr>
        <w:t xml:space="preserve"> defined in Figure 1</w:t>
      </w:r>
      <w:r w:rsidR="00CA0872">
        <w:rPr>
          <w:rFonts w:ascii="Times New Roman" w:eastAsia="Times New Roman" w:hAnsi="Times New Roman" w:cs="Times New Roman"/>
        </w:rPr>
        <w:t xml:space="preserve">, </w:t>
      </w:r>
      <w:r w:rsidR="00F15924">
        <w:rPr>
          <w:rFonts w:ascii="Times New Roman" w:eastAsia="Times New Roman" w:hAnsi="Times New Roman" w:cs="Times New Roman"/>
        </w:rPr>
        <w:t xml:space="preserve">the device requires the inclusion of </w:t>
      </w:r>
      <w:proofErr w:type="spellStart"/>
      <w:r w:rsidR="00C961F4">
        <w:rPr>
          <w:rFonts w:ascii="Times New Roman" w:eastAsia="Times New Roman" w:hAnsi="Times New Roman" w:cs="Times New Roman"/>
        </w:rPr>
        <w:t>a</w:t>
      </w:r>
      <w:r w:rsidR="00CA0872">
        <w:rPr>
          <w:rFonts w:ascii="Times New Roman" w:eastAsia="Times New Roman" w:hAnsi="Times New Roman" w:cs="Times New Roman"/>
        </w:rPr>
        <w:t>HRP</w:t>
      </w:r>
      <w:proofErr w:type="spellEnd"/>
      <w:r w:rsidR="00CA0872">
        <w:rPr>
          <w:rFonts w:ascii="Times New Roman" w:eastAsia="Times New Roman" w:hAnsi="Times New Roman" w:cs="Times New Roman"/>
        </w:rPr>
        <w:t xml:space="preserve">, DS </w:t>
      </w:r>
      <w:r w:rsidR="005A4FA5">
        <w:rPr>
          <w:rFonts w:ascii="Times New Roman" w:eastAsia="Times New Roman" w:hAnsi="Times New Roman" w:cs="Times New Roman"/>
        </w:rPr>
        <w:t xml:space="preserve">(detection solution) </w:t>
      </w:r>
      <w:r w:rsidR="00CA0872">
        <w:rPr>
          <w:rFonts w:ascii="Times New Roman" w:eastAsia="Times New Roman" w:hAnsi="Times New Roman" w:cs="Times New Roman"/>
        </w:rPr>
        <w:t>and RS</w:t>
      </w:r>
      <w:r w:rsidR="005A4FA5">
        <w:rPr>
          <w:rFonts w:ascii="Times New Roman" w:eastAsia="Times New Roman" w:hAnsi="Times New Roman" w:cs="Times New Roman"/>
        </w:rPr>
        <w:t xml:space="preserve"> (regeneration solution)</w:t>
      </w:r>
      <w:r w:rsidR="00CA0872">
        <w:rPr>
          <w:rFonts w:ascii="Times New Roman" w:eastAsia="Times New Roman" w:hAnsi="Times New Roman" w:cs="Times New Roman"/>
        </w:rPr>
        <w:t xml:space="preserve"> tanks that contain the anti-IgG-HRP conjugate, the detection solution and the regeneration solution, respectively. Those </w:t>
      </w:r>
      <w:r w:rsidR="006F3188">
        <w:rPr>
          <w:rFonts w:ascii="Times New Roman" w:eastAsia="Times New Roman" w:hAnsi="Times New Roman" w:cs="Times New Roman"/>
        </w:rPr>
        <w:t>tanks supply</w:t>
      </w:r>
      <w:r w:rsidR="00CA0872">
        <w:rPr>
          <w:rFonts w:ascii="Times New Roman" w:eastAsia="Times New Roman" w:hAnsi="Times New Roman" w:cs="Times New Roman"/>
        </w:rPr>
        <w:t xml:space="preserve"> their content to flood the biosensor chambers.</w:t>
      </w:r>
      <w:ins w:id="46" w:author="Manuel Lopez De Miguel" w:date="2021-12-30T16:44:00Z">
        <w:r w:rsidR="009B394E">
          <w:rPr>
            <w:rFonts w:ascii="Times New Roman" w:eastAsia="Times New Roman" w:hAnsi="Times New Roman" w:cs="Times New Roman"/>
          </w:rPr>
          <w:t xml:space="preserve"> </w:t>
        </w:r>
      </w:ins>
      <w:ins w:id="47" w:author="Manuel Lopez De Miguel" w:date="2021-12-29T16:43:00Z">
        <w:r w:rsidR="005A646F">
          <w:rPr>
            <w:rFonts w:ascii="Times New Roman" w:eastAsia="Times New Roman" w:hAnsi="Times New Roman" w:cs="Times New Roman"/>
          </w:rPr>
          <w:t>Finally, a technical issue is important to remark</w:t>
        </w:r>
      </w:ins>
      <w:ins w:id="48" w:author="Manuel Lopez De Miguel" w:date="2021-12-30T16:44:00Z">
        <w:r w:rsidR="009B394E">
          <w:rPr>
            <w:rFonts w:ascii="Times New Roman" w:eastAsia="Times New Roman" w:hAnsi="Times New Roman" w:cs="Times New Roman"/>
          </w:rPr>
          <w:t>:</w:t>
        </w:r>
      </w:ins>
      <w:ins w:id="49" w:author="Manuel Lopez De Miguel" w:date="2021-12-29T16:43:00Z">
        <w:r w:rsidR="005A646F">
          <w:rPr>
            <w:rFonts w:ascii="Times New Roman" w:eastAsia="Times New Roman" w:hAnsi="Times New Roman" w:cs="Times New Roman"/>
          </w:rPr>
          <w:t xml:space="preserve"> </w:t>
        </w:r>
      </w:ins>
      <w:r w:rsidR="006F3188">
        <w:rPr>
          <w:rFonts w:ascii="Times New Roman" w:eastAsia="Times New Roman" w:hAnsi="Times New Roman" w:cs="Times New Roman"/>
        </w:rPr>
        <w:t>According to</w:t>
      </w:r>
      <w:r w:rsidR="00CA0872">
        <w:rPr>
          <w:rFonts w:ascii="Times New Roman" w:eastAsia="Times New Roman" w:hAnsi="Times New Roman" w:cs="Times New Roman"/>
        </w:rPr>
        <w:t xml:space="preserve"> the peristaltic pump used, a minimum flow rate was used and set </w:t>
      </w:r>
      <w:r w:rsidR="00E50668">
        <w:rPr>
          <w:rFonts w:ascii="Times New Roman" w:eastAsia="Times New Roman" w:hAnsi="Times New Roman" w:cs="Times New Roman"/>
        </w:rPr>
        <w:t>at</w:t>
      </w:r>
      <w:r w:rsidR="00CA0872">
        <w:rPr>
          <w:rFonts w:ascii="Times New Roman" w:eastAsia="Times New Roman" w:hAnsi="Times New Roman" w:cs="Times New Roman"/>
        </w:rPr>
        <w:t xml:space="preserve"> 0.027 mL/min in all the steps, in order to favor the analyte-antibody interaction. </w:t>
      </w:r>
      <w:r w:rsidR="00F15924">
        <w:rPr>
          <w:rFonts w:ascii="Times New Roman" w:eastAsia="Times New Roman" w:hAnsi="Times New Roman" w:cs="Times New Roman"/>
        </w:rPr>
        <w:t>A</w:t>
      </w:r>
      <w:r w:rsidR="002E3E9C">
        <w:rPr>
          <w:rFonts w:ascii="Times New Roman" w:eastAsia="Times New Roman" w:hAnsi="Times New Roman" w:cs="Times New Roman"/>
        </w:rPr>
        <w:t>n</w:t>
      </w:r>
      <w:r w:rsidR="00D53F40">
        <w:rPr>
          <w:rFonts w:ascii="Times New Roman" w:eastAsia="Times New Roman" w:hAnsi="Times New Roman" w:cs="Times New Roman"/>
        </w:rPr>
        <w:t xml:space="preserve"> </w:t>
      </w:r>
      <w:r w:rsidR="00F11010">
        <w:rPr>
          <w:rFonts w:ascii="Times New Roman" w:eastAsia="Times New Roman" w:hAnsi="Times New Roman" w:cs="Times New Roman"/>
        </w:rPr>
        <w:t xml:space="preserve">immunoassay protocol was designed to perform </w:t>
      </w:r>
      <w:r w:rsidR="00F15924">
        <w:rPr>
          <w:rFonts w:ascii="Times New Roman" w:eastAsia="Times New Roman" w:hAnsi="Times New Roman" w:cs="Times New Roman"/>
        </w:rPr>
        <w:t>the device’s</w:t>
      </w:r>
      <w:r w:rsidR="00F11010">
        <w:rPr>
          <w:rFonts w:ascii="Times New Roman" w:eastAsia="Times New Roman" w:hAnsi="Times New Roman" w:cs="Times New Roman"/>
        </w:rPr>
        <w:t xml:space="preserve"> </w:t>
      </w:r>
      <w:r w:rsidR="00F11010" w:rsidRPr="00F11010">
        <w:rPr>
          <w:rFonts w:ascii="Times New Roman" w:eastAsia="Times New Roman" w:hAnsi="Times New Roman" w:cs="Times New Roman"/>
        </w:rPr>
        <w:t xml:space="preserve">automation </w:t>
      </w:r>
      <w:r w:rsidR="00F11010">
        <w:rPr>
          <w:rFonts w:ascii="Times New Roman" w:eastAsia="Times New Roman" w:hAnsi="Times New Roman" w:cs="Times New Roman"/>
        </w:rPr>
        <w:t xml:space="preserve">and the steps required </w:t>
      </w:r>
      <w:r w:rsidR="00F15924">
        <w:rPr>
          <w:rFonts w:ascii="Times New Roman" w:eastAsia="Times New Roman" w:hAnsi="Times New Roman" w:cs="Times New Roman"/>
        </w:rPr>
        <w:t xml:space="preserve">are shown in </w:t>
      </w:r>
      <w:r w:rsidR="00F11010">
        <w:rPr>
          <w:rFonts w:ascii="Times New Roman" w:eastAsia="Times New Roman" w:hAnsi="Times New Roman" w:cs="Times New Roman"/>
        </w:rPr>
        <w:t xml:space="preserve">table </w:t>
      </w:r>
      <w:r w:rsidR="0029182E">
        <w:rPr>
          <w:rFonts w:ascii="Times New Roman" w:eastAsia="Times New Roman" w:hAnsi="Times New Roman" w:cs="Times New Roman"/>
        </w:rPr>
        <w:t>1</w:t>
      </w:r>
      <w:r w:rsidR="00F11010">
        <w:rPr>
          <w:rFonts w:ascii="Times New Roman" w:eastAsia="Times New Roman" w:hAnsi="Times New Roman" w:cs="Times New Roman"/>
        </w:rPr>
        <w:t>.</w:t>
      </w:r>
      <w:r w:rsidR="00FF703C">
        <w:t xml:space="preserve"> </w:t>
      </w:r>
    </w:p>
    <w:p w14:paraId="10032F29" w14:textId="77777777" w:rsidR="0056249C" w:rsidRPr="002E4045" w:rsidRDefault="0056249C" w:rsidP="00EA25E7">
      <w:pPr>
        <w:rPr>
          <w:rFonts w:ascii="Times New Roman" w:eastAsia="Times New Roman" w:hAnsi="Times New Roman" w:cs="Times New Roman"/>
          <w:b/>
          <w:bCs/>
          <w:color w:val="000000"/>
        </w:rPr>
      </w:pPr>
      <w:r w:rsidRPr="002E4045">
        <w:rPr>
          <w:rFonts w:ascii="Times New Roman" w:eastAsia="Times New Roman" w:hAnsi="Times New Roman" w:cs="Times New Roman"/>
          <w:b/>
          <w:bCs/>
          <w:color w:val="000000"/>
        </w:rPr>
        <w:t>2.2. Dispensing liquids: The pulsed-flow method</w:t>
      </w:r>
    </w:p>
    <w:p w14:paraId="3A1716D4" w14:textId="21337115" w:rsidR="0054551E" w:rsidRDefault="0056249C" w:rsidP="00FF703C">
      <w:pPr>
        <w:jc w:val="both"/>
      </w:pPr>
      <w:r w:rsidRPr="007E3B6F">
        <w:rPr>
          <w:rFonts w:ascii="Times New Roman" w:hAnsi="Times New Roman" w:cs="Times New Roman"/>
        </w:rPr>
        <w:t xml:space="preserve">The transducing principle chosen for the </w:t>
      </w:r>
      <w:r w:rsidR="00EC193B" w:rsidRPr="007E3B6F">
        <w:rPr>
          <w:rFonts w:ascii="Times New Roman" w:hAnsi="Times New Roman" w:cs="Times New Roman"/>
        </w:rPr>
        <w:t>acquisition</w:t>
      </w:r>
      <w:r w:rsidRPr="007E3B6F">
        <w:rPr>
          <w:rFonts w:ascii="Times New Roman" w:hAnsi="Times New Roman" w:cs="Times New Roman"/>
        </w:rPr>
        <w:t xml:space="preserve"> of the signal was an </w:t>
      </w:r>
      <w:proofErr w:type="spellStart"/>
      <w:r w:rsidRPr="007E3B6F">
        <w:rPr>
          <w:rFonts w:ascii="Times New Roman" w:hAnsi="Times New Roman" w:cs="Times New Roman"/>
        </w:rPr>
        <w:t>amperometric</w:t>
      </w:r>
      <w:proofErr w:type="spellEnd"/>
      <w:r w:rsidRPr="007E3B6F">
        <w:rPr>
          <w:rFonts w:ascii="Times New Roman" w:hAnsi="Times New Roman" w:cs="Times New Roman"/>
        </w:rPr>
        <w:t xml:space="preserve"> measurement. The electrochemical responses are acquired by the detection of the oxidized TMB in the presence of H</w:t>
      </w:r>
      <w:r w:rsidRPr="007E3B6F">
        <w:rPr>
          <w:rFonts w:ascii="Times New Roman" w:hAnsi="Times New Roman" w:cs="Times New Roman"/>
          <w:vertAlign w:val="subscript"/>
        </w:rPr>
        <w:t>2</w:t>
      </w:r>
      <w:r w:rsidRPr="007E3B6F">
        <w:rPr>
          <w:rFonts w:ascii="Times New Roman" w:hAnsi="Times New Roman" w:cs="Times New Roman"/>
        </w:rPr>
        <w:t>O</w:t>
      </w:r>
      <w:r w:rsidRPr="007E3B6F">
        <w:rPr>
          <w:rFonts w:ascii="Times New Roman" w:hAnsi="Times New Roman" w:cs="Times New Roman"/>
          <w:vertAlign w:val="subscript"/>
        </w:rPr>
        <w:t>2</w:t>
      </w:r>
      <w:r w:rsidRPr="007E3B6F">
        <w:rPr>
          <w:rFonts w:ascii="Times New Roman" w:hAnsi="Times New Roman" w:cs="Times New Roman"/>
        </w:rPr>
        <w:t xml:space="preserve"> and HRP. </w:t>
      </w:r>
      <w:r w:rsidR="00A47319" w:rsidRPr="007E3B6F">
        <w:rPr>
          <w:rFonts w:ascii="Times New Roman" w:hAnsi="Times New Roman" w:cs="Times New Roman"/>
        </w:rPr>
        <w:t>The fact that the electroactive compound (TMB/H</w:t>
      </w:r>
      <w:r w:rsidR="00A47319" w:rsidRPr="004165CE">
        <w:rPr>
          <w:rFonts w:ascii="Times New Roman" w:hAnsi="Times New Roman" w:cs="Times New Roman"/>
          <w:vertAlign w:val="subscript"/>
        </w:rPr>
        <w:t>2</w:t>
      </w:r>
      <w:r w:rsidR="00A47319" w:rsidRPr="004165CE">
        <w:rPr>
          <w:rFonts w:ascii="Times New Roman" w:hAnsi="Times New Roman" w:cs="Times New Roman"/>
        </w:rPr>
        <w:t>O</w:t>
      </w:r>
      <w:r w:rsidR="00A47319" w:rsidRPr="004165CE">
        <w:rPr>
          <w:rFonts w:ascii="Times New Roman" w:hAnsi="Times New Roman" w:cs="Times New Roman"/>
          <w:vertAlign w:val="subscript"/>
        </w:rPr>
        <w:t>2</w:t>
      </w:r>
      <w:r w:rsidR="00A47319" w:rsidRPr="004165CE">
        <w:rPr>
          <w:rFonts w:ascii="Times New Roman" w:hAnsi="Times New Roman" w:cs="Times New Roman"/>
        </w:rPr>
        <w:t xml:space="preserve">) is in solution </w:t>
      </w:r>
      <w:r w:rsidR="00505EC0" w:rsidRPr="004165CE">
        <w:rPr>
          <w:rFonts w:ascii="Times New Roman" w:hAnsi="Times New Roman" w:cs="Times New Roman"/>
        </w:rPr>
        <w:t>creates a significant</w:t>
      </w:r>
      <w:r w:rsidR="00A47319" w:rsidRPr="004165CE">
        <w:rPr>
          <w:rFonts w:ascii="Times New Roman" w:hAnsi="Times New Roman" w:cs="Times New Roman"/>
        </w:rPr>
        <w:t xml:space="preserve"> risk of cross-talk between the </w:t>
      </w:r>
      <w:r w:rsidR="009B65FD">
        <w:rPr>
          <w:rFonts w:ascii="Times New Roman" w:hAnsi="Times New Roman" w:cs="Times New Roman"/>
        </w:rPr>
        <w:t>S</w:t>
      </w:r>
      <w:r w:rsidR="009B65FD" w:rsidRPr="00F365F3">
        <w:rPr>
          <w:rFonts w:ascii="Times New Roman" w:hAnsi="Times New Roman" w:cs="Times New Roman"/>
        </w:rPr>
        <w:t>creen-</w:t>
      </w:r>
      <w:r w:rsidR="009B65FD">
        <w:rPr>
          <w:rFonts w:ascii="Times New Roman" w:hAnsi="Times New Roman" w:cs="Times New Roman"/>
        </w:rPr>
        <w:t>P</w:t>
      </w:r>
      <w:r w:rsidR="009B65FD" w:rsidRPr="00F365F3">
        <w:rPr>
          <w:rFonts w:ascii="Times New Roman" w:hAnsi="Times New Roman" w:cs="Times New Roman"/>
        </w:rPr>
        <w:t>rinted</w:t>
      </w:r>
      <w:r w:rsidR="009B65FD" w:rsidRPr="00984AD0">
        <w:rPr>
          <w:rFonts w:ascii="Times New Roman" w:hAnsi="Times New Roman" w:cs="Times New Roman"/>
        </w:rPr>
        <w:t xml:space="preserve"> </w:t>
      </w:r>
      <w:r w:rsidR="009B65FD">
        <w:rPr>
          <w:rFonts w:ascii="Times New Roman" w:hAnsi="Times New Roman" w:cs="Times New Roman"/>
        </w:rPr>
        <w:t>E</w:t>
      </w:r>
      <w:r w:rsidR="009B65FD" w:rsidRPr="00984AD0">
        <w:rPr>
          <w:rFonts w:ascii="Times New Roman" w:hAnsi="Times New Roman" w:cs="Times New Roman"/>
        </w:rPr>
        <w:t>lectrode</w:t>
      </w:r>
      <w:r w:rsidR="009B65FD">
        <w:rPr>
          <w:rFonts w:ascii="Times New Roman" w:hAnsi="Times New Roman" w:cs="Times New Roman"/>
        </w:rPr>
        <w:t>s</w:t>
      </w:r>
      <w:r w:rsidR="009B65FD" w:rsidRPr="00984AD0">
        <w:rPr>
          <w:rFonts w:ascii="Times New Roman" w:hAnsi="Times New Roman" w:cs="Times New Roman"/>
        </w:rPr>
        <w:t xml:space="preserve"> </w:t>
      </w:r>
      <w:r w:rsidR="009B65FD">
        <w:rPr>
          <w:rFonts w:ascii="Times New Roman" w:hAnsi="Times New Roman" w:cs="Times New Roman"/>
        </w:rPr>
        <w:t>(</w:t>
      </w:r>
      <w:r w:rsidR="00A47319" w:rsidRPr="004165CE">
        <w:rPr>
          <w:rFonts w:ascii="Times New Roman" w:hAnsi="Times New Roman" w:cs="Times New Roman"/>
        </w:rPr>
        <w:t>SPEs</w:t>
      </w:r>
      <w:r w:rsidR="009B65FD">
        <w:rPr>
          <w:rFonts w:ascii="Times New Roman" w:hAnsi="Times New Roman" w:cs="Times New Roman"/>
        </w:rPr>
        <w:t>)</w:t>
      </w:r>
      <w:r w:rsidR="00A47319" w:rsidRPr="004165CE">
        <w:rPr>
          <w:rFonts w:ascii="Times New Roman" w:hAnsi="Times New Roman" w:cs="Times New Roman"/>
        </w:rPr>
        <w:t xml:space="preserve"> that are in the same sensor chamber </w:t>
      </w:r>
      <w:r w:rsidR="0075144E" w:rsidRPr="004165CE">
        <w:rPr>
          <w:rFonts w:ascii="Times New Roman" w:hAnsi="Times New Roman" w:cs="Times New Roman"/>
        </w:rPr>
        <w:fldChar w:fldCharType="begin"/>
      </w:r>
      <w:r w:rsidR="0075144E" w:rsidRPr="004165CE">
        <w:rPr>
          <w:rFonts w:ascii="Times New Roman" w:hAnsi="Times New Roman" w:cs="Times New Roman"/>
        </w:rPr>
        <w:instrText xml:space="preserve"> ADDIN EN.CITE &lt;EndNote&gt;&lt;Cite&gt;&lt;Author&gt;Suzuki&lt;/Author&gt;&lt;Year&gt;2000&lt;/Year&gt;&lt;RecNum&gt;29&lt;/RecNum&gt;&lt;DisplayText&gt;[40]&lt;/DisplayText&gt;&lt;record&gt;&lt;rec-number&gt;29&lt;/rec-number&gt;&lt;foreign-keys&gt;&lt;key app="EN" db-id="0r99dpw52tx9vxer50cpfpwztxazx20vf2s5" timestamp="1610702283"&gt;29&lt;/key&gt;&lt;/foreign-keys&gt;&lt;ref-type name="Journal Article"&gt;17&lt;/ref-type&gt;&lt;contributors&gt;&lt;authors&gt;&lt;author&gt;Suzuki, Masayasu&lt;/author&gt;&lt;author&gt;Akaguma, Hiroyuki&lt;/author&gt;&lt;/authors&gt;&lt;/contributors&gt;&lt;titles&gt;&lt;title&gt;Chemical cross-talk in flow-type integrated enzyme sensors&lt;/title&gt;&lt;secondary-title&gt;Sensors and Actuators B: Chemical&lt;/secondary-title&gt;&lt;/titles&gt;&lt;periodical&gt;&lt;full-title&gt;Sensors and Actuators B: Chemical&lt;/full-title&gt;&lt;/periodical&gt;&lt;pages&gt;136-141&lt;/pages&gt;&lt;volume&gt;64&lt;/volume&gt;&lt;number&gt;1&lt;/number&gt;&lt;keywords&gt;&lt;keyword&gt;Enzyme sensor&lt;/keyword&gt;&lt;keyword&gt;Integrated sensor&lt;/keyword&gt;&lt;keyword&gt;Chemical cross-talk&lt;/keyword&gt;&lt;keyword&gt;Flow analysis&lt;/keyword&gt;&lt;keyword&gt;Glucose sensor&lt;/keyword&gt;&lt;keyword&gt;Lactate sensor&lt;/keyword&gt;&lt;/keywords&gt;&lt;dates&gt;&lt;year&gt;2000&lt;/year&gt;&lt;pub-dates&gt;&lt;date&gt;2000/06/10/&lt;/date&gt;&lt;/pub-dates&gt;&lt;/dates&gt;&lt;isbn&gt;0925-4005&lt;/isbn&gt;&lt;urls&gt;&lt;related-urls&gt;&lt;url&gt;http://www.sciencedirect.com/science/article/pii/S0925400599004967&lt;/url&gt;&lt;/related-urls&gt;&lt;/urls&gt;&lt;electronic-resource-num&gt;https://doi.org/10.1016/S0925-4005(99)00496-7&lt;/electronic-resource-num&gt;&lt;/record&gt;&lt;/Cite&gt;&lt;/EndNote&gt;</w:instrText>
      </w:r>
      <w:r w:rsidR="0075144E" w:rsidRPr="004165CE">
        <w:rPr>
          <w:rFonts w:ascii="Times New Roman" w:hAnsi="Times New Roman" w:cs="Times New Roman"/>
        </w:rPr>
        <w:fldChar w:fldCharType="separate"/>
      </w:r>
      <w:r w:rsidR="0075144E" w:rsidRPr="004165CE">
        <w:rPr>
          <w:rFonts w:ascii="Times New Roman" w:hAnsi="Times New Roman" w:cs="Times New Roman"/>
          <w:noProof/>
        </w:rPr>
        <w:t>[40]</w:t>
      </w:r>
      <w:r w:rsidR="0075144E" w:rsidRPr="004165CE">
        <w:rPr>
          <w:rFonts w:ascii="Times New Roman" w:hAnsi="Times New Roman" w:cs="Times New Roman"/>
        </w:rPr>
        <w:fldChar w:fldCharType="end"/>
      </w:r>
      <w:r w:rsidR="00A3690E" w:rsidRPr="004165CE">
        <w:rPr>
          <w:rFonts w:ascii="Times New Roman" w:hAnsi="Times New Roman" w:cs="Times New Roman"/>
        </w:rPr>
        <w:t>, for this reason is highly recommend to do the measurement in individual biosensors chambers</w:t>
      </w:r>
      <w:r w:rsidRPr="004165CE">
        <w:rPr>
          <w:rFonts w:ascii="Times New Roman" w:hAnsi="Times New Roman" w:cs="Times New Roman"/>
        </w:rPr>
        <w:t>. Multiplexing devices</w:t>
      </w:r>
      <w:r w:rsidR="00E141B3">
        <w:rPr>
          <w:rFonts w:ascii="Times New Roman" w:hAnsi="Times New Roman" w:cs="Times New Roman"/>
        </w:rPr>
        <w:t xml:space="preserve"> present challenges</w:t>
      </w:r>
      <w:r w:rsidRPr="004165CE">
        <w:rPr>
          <w:rFonts w:ascii="Times New Roman" w:hAnsi="Times New Roman" w:cs="Times New Roman"/>
        </w:rPr>
        <w:t xml:space="preserve"> in device design, fabrication and flexible integration with other microscale techniques</w:t>
      </w:r>
      <w:r w:rsidR="00CB1699">
        <w:rPr>
          <w:rFonts w:ascii="Times New Roman" w:hAnsi="Times New Roman" w:cs="Times New Roman"/>
        </w:rPr>
        <w:t xml:space="preserve"> </w:t>
      </w:r>
      <w:r w:rsidR="00505EC0" w:rsidRPr="004165CE">
        <w:rPr>
          <w:rFonts w:ascii="Times New Roman" w:hAnsi="Times New Roman" w:cs="Times New Roman"/>
        </w:rPr>
        <w:fldChar w:fldCharType="begin"/>
      </w:r>
      <w:r w:rsidR="00505EC0" w:rsidRPr="004165CE">
        <w:rPr>
          <w:rFonts w:ascii="Times New Roman" w:hAnsi="Times New Roman" w:cs="Times New Roman"/>
        </w:rPr>
        <w:instrText xml:space="preserve"> ADDIN EN.CITE &lt;EndNote&gt;&lt;Cite&gt;&lt;Author&gt;Wu&lt;/Author&gt;&lt;Year&gt;2016&lt;/Year&gt;&lt;RecNum&gt;31&lt;/RecNum&gt;&lt;DisplayText&gt;[41]&lt;/DisplayText&gt;&lt;record&gt;&lt;rec-number&gt;31&lt;/rec-number&gt;&lt;foreign-keys&gt;&lt;key app="EN" db-id="0r99dpw52tx9vxer50cpfpwztxazx20vf2s5" timestamp="1610707897"&gt;31&lt;/key&gt;&lt;/foreign-keys&gt;&lt;ref-type name="Journal Article"&gt;17&lt;/ref-type&gt;&lt;contributors&gt;&lt;authors&gt;&lt;author&gt;Wu, Jing&lt;/author&gt;&lt;author&gt;He, Ziyi&lt;/author&gt;&lt;author&gt;Chen, Qiushui&lt;/author&gt;&lt;author&gt;Lin, Jin-Ming&lt;/author&gt;&lt;/authors&gt;&lt;/contributors&gt;&lt;titles&gt;&lt;title&gt;Biochemical analysis o </w:instrText>
      </w:r>
      <w:r w:rsidR="00505EC0" w:rsidRPr="004165CE">
        <w:rPr>
          <w:rFonts w:ascii="Times New Roman" w:hAnsi="Times New Roman" w:cs="Times New Roman"/>
        </w:rPr>
        <w:fldChar w:fldCharType="end"/>
      </w:r>
      <w:r w:rsidR="004D7A1A" w:rsidRPr="004165CE">
        <w:rPr>
          <w:rFonts w:ascii="Times New Roman" w:hAnsi="Times New Roman" w:cs="Times New Roman"/>
        </w:rPr>
        <w:fldChar w:fldCharType="begin"/>
      </w:r>
      <w:r w:rsidR="004D7A1A" w:rsidRPr="004165CE">
        <w:rPr>
          <w:rFonts w:ascii="Times New Roman" w:hAnsi="Times New Roman" w:cs="Times New Roman"/>
        </w:rPr>
        <w:instrText xml:space="preserve"> ADDIN EN.CITE &lt;EndNote&gt;&lt;Cite&gt;&lt;Author&gt;Wu&lt;/Author&gt;&lt;Year&gt;2016&lt;/Year&gt;&lt;RecNum&gt;31&lt;/RecNum&gt;&lt;DisplayText&gt;[41]&lt;/DisplayText&gt;&lt;record&gt;&lt;rec-number&gt;31&lt;/rec-number&gt;&lt;foreign-keys&gt;&lt;key app="EN" db-id="0r99dpw52tx9vxer50cpfpwztxazx20vf2s5" timestamp="1610707897"&gt;31&lt;/key&gt;&lt;/foreign-keys&gt;&lt;ref-type name="Journal Article"&gt;17&lt;/ref-type&gt;&lt;contributors&gt;&lt;authors&gt;&lt;author&gt;Wu, Jing&lt;/author&gt;&lt;author&gt;He, Ziyi&lt;/author&gt;&lt;author&gt;Chen, Qiushui&lt;/author&gt;&lt;author&gt;Lin, Jin-Ming&lt;/author&gt;&lt;/authors&gt;&lt;/contributors&gt;&lt;titles&gt;&lt;title&gt;Biochemical analysis o </w:instrText>
      </w:r>
      <w:r w:rsidR="004D7A1A" w:rsidRPr="004165CE">
        <w:rPr>
          <w:rFonts w:ascii="Times New Roman" w:hAnsi="Times New Roman" w:cs="Times New Roman"/>
        </w:rPr>
        <w:fldChar w:fldCharType="end"/>
      </w:r>
      <w:r w:rsidR="0075144E" w:rsidRPr="004165CE">
        <w:rPr>
          <w:rFonts w:ascii="Times New Roman" w:hAnsi="Times New Roman" w:cs="Times New Roman"/>
        </w:rPr>
        <w:fldChar w:fldCharType="begin"/>
      </w:r>
      <w:r w:rsidR="0075144E" w:rsidRPr="004165CE">
        <w:rPr>
          <w:rFonts w:ascii="Times New Roman" w:hAnsi="Times New Roman" w:cs="Times New Roman"/>
        </w:rPr>
        <w:instrText xml:space="preserve"> ADDIN EN.CITE &lt;EndNote&gt;&lt;Cite&gt;&lt;Author&gt;Wu&lt;/Author&gt;&lt;Year&gt;2016&lt;/Year&gt;&lt;RecNum&gt;31&lt;/RecNum&gt;&lt;DisplayText&gt;[41]&lt;/DisplayText&gt;&lt;record&gt;&lt;rec-number&gt;31&lt;/rec-number&gt;&lt;foreign-keys&gt;&lt;key app="EN" db-id="0r99dpw52tx9vxer50cpfpwztxazx20vf2s5" timestamp="1610707897"&gt;31&lt;/key&gt;&lt;/foreign-keys&gt;&lt;ref-type name="Journal Article"&gt;17&lt;/ref-type&gt;&lt;contributors&gt;&lt;authors&gt;&lt;author&gt;Wu, Jing&lt;/author&gt;&lt;author&gt;He, Ziyi&lt;/author&gt;&lt;author&gt;Chen, Qiushui&lt;/author&gt;&lt;author&gt;Lin, Jin-Ming&lt;/author&gt;&lt;/authors&gt;&lt;/contributors&gt;&lt;titles&gt;&lt;title&gt;Biochemical analysis on microfluidic chips&lt;/title&gt;&lt;secondary-title&gt;TrAC Trends in Analytical Chemistry&lt;/secondary-title&gt;&lt;/titles&gt;&lt;periodical&gt;&lt;full-title&gt;TrAC Trends in Analytical Chemistry&lt;/full-title&gt;&lt;/periodical&gt;&lt;pages&gt;213-231&lt;/pages&gt;&lt;volume&gt;80&lt;/volume&gt;&lt;keywords&gt;&lt;keyword&gt;Biochemical analysis&lt;/keyword&gt;&lt;keyword&gt;Microfluidic chip&lt;/keyword&gt;&lt;keyword&gt;Optical detector&lt;/keyword&gt;&lt;keyword&gt;Electronic methods&lt;/keyword&gt;&lt;keyword&gt;Acoustic wave&lt;/keyword&gt;&lt;keyword&gt;Magnetic operation&lt;/keyword&gt;&lt;keyword&gt;Chip-MS platform&lt;/keyword&gt;&lt;keyword&gt;Biomimetics&lt;/keyword&gt;&lt;keyword&gt;Biomolecular analysis&lt;/keyword&gt;&lt;keyword&gt;cell analysis&lt;/keyword&gt;&lt;/keywords&gt;&lt;dates&gt;&lt;year&gt;2016&lt;/year&gt;&lt;pub-dates&gt;&lt;date&gt;2016/06/01/&lt;/date&gt;&lt;/pub-dates&gt;&lt;/dates&gt;&lt;isbn&gt;0165-9936&lt;/isbn&gt;&lt;urls&gt;&lt;related-urls&gt;&lt;url&gt;http://www.sciencedirect.com/science/article/pii/S016599361530145X&lt;/url&gt;&lt;/related-urls&gt;&lt;/urls&gt;&lt;electronic-resource-num&gt;https://doi.org/10.1016/j.trac.2016.03.013&lt;/electronic-resource-num&gt;&lt;/record&gt;&lt;/Cite&gt;&lt;/EndNote&gt;</w:instrText>
      </w:r>
      <w:r w:rsidR="0075144E" w:rsidRPr="004165CE">
        <w:rPr>
          <w:rFonts w:ascii="Times New Roman" w:hAnsi="Times New Roman" w:cs="Times New Roman"/>
        </w:rPr>
        <w:fldChar w:fldCharType="separate"/>
      </w:r>
      <w:r w:rsidR="0075144E" w:rsidRPr="004165CE">
        <w:rPr>
          <w:rFonts w:ascii="Times New Roman" w:hAnsi="Times New Roman" w:cs="Times New Roman"/>
          <w:noProof/>
        </w:rPr>
        <w:t>[41]</w:t>
      </w:r>
      <w:r w:rsidR="0075144E" w:rsidRPr="004165CE">
        <w:rPr>
          <w:rFonts w:ascii="Times New Roman" w:hAnsi="Times New Roman" w:cs="Times New Roman"/>
        </w:rPr>
        <w:fldChar w:fldCharType="end"/>
      </w:r>
      <w:r w:rsidRPr="004165CE">
        <w:rPr>
          <w:rFonts w:ascii="Times New Roman" w:hAnsi="Times New Roman" w:cs="Times New Roman"/>
        </w:rPr>
        <w:t>.</w:t>
      </w:r>
      <w:r w:rsidR="004D7A1A" w:rsidRPr="004165CE">
        <w:rPr>
          <w:rFonts w:ascii="Times New Roman" w:hAnsi="Times New Roman" w:cs="Times New Roman"/>
        </w:rPr>
        <w:t xml:space="preserve"> </w:t>
      </w:r>
      <w:r w:rsidRPr="004165CE">
        <w:rPr>
          <w:rFonts w:ascii="Times New Roman" w:hAnsi="Times New Roman" w:cs="Times New Roman"/>
        </w:rPr>
        <w:t>Simultaneous detection of multiple analytes was performed by eight biosensors dipped in their corresponding microchamber</w:t>
      </w:r>
      <w:r w:rsidR="00044088">
        <w:rPr>
          <w:rFonts w:ascii="Times New Roman" w:hAnsi="Times New Roman" w:cs="Times New Roman"/>
        </w:rPr>
        <w:t xml:space="preserve"> (µchamber)</w:t>
      </w:r>
      <w:r w:rsidRPr="004165CE">
        <w:rPr>
          <w:rFonts w:ascii="Times New Roman" w:hAnsi="Times New Roman" w:cs="Times New Roman"/>
        </w:rPr>
        <w:t xml:space="preserve">. For this, a pulsing method was implemented to allow an identical amount of functional liquid to flow through each </w:t>
      </w:r>
      <w:r w:rsidR="00C97E93">
        <w:rPr>
          <w:rFonts w:ascii="Times New Roman" w:hAnsi="Times New Roman" w:cs="Times New Roman"/>
        </w:rPr>
        <w:t>µchamber</w:t>
      </w:r>
      <w:r w:rsidRPr="004165CE">
        <w:rPr>
          <w:rFonts w:ascii="Times New Roman" w:hAnsi="Times New Roman" w:cs="Times New Roman"/>
        </w:rPr>
        <w:t xml:space="preserve"> during a </w:t>
      </w:r>
      <w:r w:rsidR="00CB1699">
        <w:rPr>
          <w:rFonts w:ascii="Times New Roman" w:hAnsi="Times New Roman" w:cs="Times New Roman"/>
        </w:rPr>
        <w:t>pre</w:t>
      </w:r>
      <w:r w:rsidRPr="004165CE">
        <w:rPr>
          <w:rFonts w:ascii="Times New Roman" w:hAnsi="Times New Roman" w:cs="Times New Roman"/>
        </w:rPr>
        <w:t xml:space="preserve">determined </w:t>
      </w:r>
      <w:r w:rsidR="00CB1699">
        <w:rPr>
          <w:rFonts w:ascii="Times New Roman" w:hAnsi="Times New Roman" w:cs="Times New Roman"/>
        </w:rPr>
        <w:t xml:space="preserve">interval </w:t>
      </w:r>
      <w:r w:rsidRPr="004165CE">
        <w:rPr>
          <w:rFonts w:ascii="Times New Roman" w:hAnsi="Times New Roman" w:cs="Times New Roman"/>
        </w:rPr>
        <w:t>time</w:t>
      </w:r>
      <w:r w:rsidR="00FC6745">
        <w:rPr>
          <w:rFonts w:ascii="Times New Roman" w:hAnsi="Times New Roman" w:cs="Times New Roman"/>
        </w:rPr>
        <w:t>, that is</w:t>
      </w:r>
      <w:r w:rsidRPr="004165CE">
        <w:rPr>
          <w:rFonts w:ascii="Times New Roman" w:hAnsi="Times New Roman" w:cs="Times New Roman"/>
        </w:rPr>
        <w:t xml:space="preserve"> </w:t>
      </w:r>
      <w:r w:rsidR="00FC6745">
        <w:rPr>
          <w:rFonts w:ascii="Times New Roman" w:hAnsi="Times New Roman" w:cs="Times New Roman"/>
        </w:rPr>
        <w:t xml:space="preserve">the same </w:t>
      </w:r>
      <w:r w:rsidRPr="004165CE">
        <w:rPr>
          <w:rFonts w:ascii="Times New Roman" w:hAnsi="Times New Roman" w:cs="Times New Roman"/>
        </w:rPr>
        <w:t>flow rate. The behind concept is the well-known and well-defined idea of time-division-multiplexing (TDM)</w:t>
      </w:r>
      <w:r w:rsidR="00AD78E4" w:rsidRPr="004165CE">
        <w:rPr>
          <w:rFonts w:ascii="Times New Roman" w:hAnsi="Times New Roman" w:cs="Times New Roman"/>
        </w:rPr>
        <w:t xml:space="preserve"> used in networks and communications theory</w:t>
      </w:r>
      <w:r w:rsidRPr="004165CE">
        <w:rPr>
          <w:rFonts w:ascii="Times New Roman" w:hAnsi="Times New Roman" w:cs="Times New Roman"/>
        </w:rPr>
        <w:t>. In TDM</w:t>
      </w:r>
      <w:r w:rsidR="00502FAB">
        <w:rPr>
          <w:rFonts w:ascii="Times New Roman" w:hAnsi="Times New Roman" w:cs="Times New Roman"/>
        </w:rPr>
        <w:t>,</w:t>
      </w:r>
      <w:r w:rsidRPr="005046AF">
        <w:rPr>
          <w:rFonts w:ascii="Times New Roman" w:hAnsi="Times New Roman" w:cs="Times New Roman"/>
        </w:rPr>
        <w:t xml:space="preserve"> you transmit and receive independent code frames from different transmitters to different receivers sharing a common signal path that is synchronized in time, meaning that each transmission frame appears on the common line only a fraction of time in an alternating patter</w:t>
      </w:r>
      <w:r w:rsidR="004D7A1A" w:rsidRPr="005046AF">
        <w:rPr>
          <w:rFonts w:ascii="Times New Roman" w:hAnsi="Times New Roman" w:cs="Times New Roman"/>
        </w:rPr>
        <w:t>n</w:t>
      </w:r>
      <w:r w:rsidRPr="005046AF">
        <w:rPr>
          <w:rFonts w:ascii="Times New Roman" w:hAnsi="Times New Roman" w:cs="Times New Roman"/>
        </w:rPr>
        <w:t xml:space="preserve">. Following this concept and adapting it to microfluidics, each biosensor’s </w:t>
      </w:r>
      <w:r w:rsidR="00C97E93">
        <w:rPr>
          <w:rFonts w:ascii="Times New Roman" w:hAnsi="Times New Roman" w:cs="Times New Roman"/>
        </w:rPr>
        <w:t>µchamber</w:t>
      </w:r>
      <w:r w:rsidRPr="005046AF">
        <w:rPr>
          <w:rFonts w:ascii="Times New Roman" w:hAnsi="Times New Roman" w:cs="Times New Roman"/>
        </w:rPr>
        <w:t xml:space="preserve"> (Figure </w:t>
      </w:r>
      <w:r w:rsidR="00D30FA7" w:rsidRPr="005046AF">
        <w:rPr>
          <w:rFonts w:ascii="Times New Roman" w:hAnsi="Times New Roman" w:cs="Times New Roman"/>
        </w:rPr>
        <w:t>3</w:t>
      </w:r>
      <w:r w:rsidRPr="005046AF">
        <w:rPr>
          <w:rFonts w:ascii="Times New Roman" w:hAnsi="Times New Roman" w:cs="Times New Roman"/>
        </w:rPr>
        <w:t xml:space="preserve">a) </w:t>
      </w:r>
      <w:r w:rsidRPr="005046AF">
        <w:rPr>
          <w:rFonts w:ascii="Times New Roman" w:hAnsi="Times New Roman" w:cs="Times New Roman"/>
        </w:rPr>
        <w:lastRenderedPageBreak/>
        <w:t xml:space="preserve">is supplied cyclically with equal amount of pulsed functional liquid by a rapid succession </w:t>
      </w:r>
      <w:r w:rsidR="006F3188" w:rsidRPr="005046AF">
        <w:rPr>
          <w:rFonts w:ascii="Times New Roman" w:hAnsi="Times New Roman" w:cs="Times New Roman"/>
        </w:rPr>
        <w:t xml:space="preserve">of </w:t>
      </w:r>
      <w:r w:rsidR="006F3188" w:rsidRPr="00D57B96">
        <w:rPr>
          <w:rFonts w:ascii="Times New Roman" w:hAnsi="Times New Roman" w:cs="Times New Roman"/>
        </w:rPr>
        <w:t>microvalve</w:t>
      </w:r>
      <w:r w:rsidR="00451FAA" w:rsidRPr="00451FAA">
        <w:rPr>
          <w:rFonts w:ascii="Times New Roman" w:hAnsi="Times New Roman" w:cs="Times New Roman"/>
        </w:rPr>
        <w:t xml:space="preserve"> orifice closure </w:t>
      </w:r>
      <w:r w:rsidR="00451FAA" w:rsidRPr="00116B83">
        <w:rPr>
          <w:rFonts w:ascii="Times New Roman" w:hAnsi="Times New Roman" w:cs="Times New Roman"/>
        </w:rPr>
        <w:t>and</w:t>
      </w:r>
      <w:r w:rsidR="00451FAA">
        <w:rPr>
          <w:rFonts w:ascii="Times New Roman" w:hAnsi="Times New Roman" w:cs="Times New Roman"/>
        </w:rPr>
        <w:t xml:space="preserve"> </w:t>
      </w:r>
      <w:r w:rsidR="00451FAA" w:rsidRPr="00451FAA">
        <w:rPr>
          <w:rFonts w:ascii="Times New Roman" w:hAnsi="Times New Roman" w:cs="Times New Roman"/>
        </w:rPr>
        <w:t>opening</w:t>
      </w:r>
      <w:r w:rsidRPr="005046AF">
        <w:rPr>
          <w:rFonts w:ascii="Times New Roman" w:hAnsi="Times New Roman" w:cs="Times New Roman"/>
        </w:rPr>
        <w:t xml:space="preserve">. This succession of flow pulses is schematized in Figure </w:t>
      </w:r>
      <w:r w:rsidR="00D30FA7" w:rsidRPr="005046AF">
        <w:rPr>
          <w:rFonts w:ascii="Times New Roman" w:hAnsi="Times New Roman" w:cs="Times New Roman"/>
        </w:rPr>
        <w:t>3</w:t>
      </w:r>
      <w:r w:rsidRPr="005046AF">
        <w:rPr>
          <w:rFonts w:ascii="Times New Roman" w:hAnsi="Times New Roman" w:cs="Times New Roman"/>
        </w:rPr>
        <w:t xml:space="preserve">b. There, T is the period in which all the </w:t>
      </w:r>
      <w:r w:rsidR="00C97E93">
        <w:rPr>
          <w:rFonts w:ascii="Times New Roman" w:hAnsi="Times New Roman" w:cs="Times New Roman"/>
        </w:rPr>
        <w:t>µchamber</w:t>
      </w:r>
      <w:r w:rsidRPr="005046AF">
        <w:rPr>
          <w:rFonts w:ascii="Times New Roman" w:hAnsi="Times New Roman" w:cs="Times New Roman"/>
        </w:rPr>
        <w:t xml:space="preserve">s </w:t>
      </w:r>
      <w:r w:rsidR="00451FAA">
        <w:rPr>
          <w:rFonts w:ascii="Times New Roman" w:hAnsi="Times New Roman" w:cs="Times New Roman"/>
        </w:rPr>
        <w:t>are</w:t>
      </w:r>
      <w:r w:rsidR="00451FAA" w:rsidRPr="005046AF">
        <w:rPr>
          <w:rFonts w:ascii="Times New Roman" w:hAnsi="Times New Roman" w:cs="Times New Roman"/>
        </w:rPr>
        <w:t xml:space="preserve"> </w:t>
      </w:r>
      <w:r w:rsidRPr="005046AF">
        <w:rPr>
          <w:rFonts w:ascii="Times New Roman" w:hAnsi="Times New Roman" w:cs="Times New Roman"/>
        </w:rPr>
        <w:t xml:space="preserve">flooded with the functional liquid, and is the sum of the flow pulsation time τ performed on every </w:t>
      </w:r>
      <w:r w:rsidR="00C97E93">
        <w:rPr>
          <w:rFonts w:ascii="Times New Roman" w:hAnsi="Times New Roman" w:cs="Times New Roman"/>
        </w:rPr>
        <w:t>µchamber</w:t>
      </w:r>
      <w:r w:rsidRPr="005046AF">
        <w:rPr>
          <w:rFonts w:ascii="Times New Roman" w:hAnsi="Times New Roman" w:cs="Times New Roman"/>
        </w:rPr>
        <w:t xml:space="preserve">. Therefore, each chamber during an infinitesimal time period τ </w:t>
      </w:r>
      <w:r w:rsidR="00451FAA" w:rsidRPr="005046AF">
        <w:rPr>
          <w:rFonts w:ascii="Times New Roman" w:hAnsi="Times New Roman" w:cs="Times New Roman"/>
        </w:rPr>
        <w:t>is suppl</w:t>
      </w:r>
      <w:r w:rsidR="00451FAA">
        <w:rPr>
          <w:rFonts w:ascii="Times New Roman" w:hAnsi="Times New Roman" w:cs="Times New Roman"/>
        </w:rPr>
        <w:t>ied</w:t>
      </w:r>
      <w:r w:rsidR="00451FAA" w:rsidRPr="005046AF">
        <w:rPr>
          <w:rFonts w:ascii="Times New Roman" w:hAnsi="Times New Roman" w:cs="Times New Roman"/>
        </w:rPr>
        <w:t xml:space="preserve"> </w:t>
      </w:r>
      <w:r w:rsidRPr="005046AF">
        <w:rPr>
          <w:rFonts w:ascii="Times New Roman" w:hAnsi="Times New Roman" w:cs="Times New Roman"/>
        </w:rPr>
        <w:t xml:space="preserve">with a flow dQ1 that in the steady state will correspond to a continuous flow of </w:t>
      </w:r>
      <w:proofErr w:type="spellStart"/>
      <w:r w:rsidRPr="005046AF">
        <w:rPr>
          <w:rFonts w:ascii="Times New Roman" w:hAnsi="Times New Roman" w:cs="Times New Roman"/>
        </w:rPr>
        <w:t>A·v</w:t>
      </w:r>
      <w:proofErr w:type="spellEnd"/>
      <w:r w:rsidR="00E2280C" w:rsidRPr="005046AF">
        <w:rPr>
          <w:rFonts w:ascii="Times New Roman" w:hAnsi="Times New Roman" w:cs="Times New Roman"/>
        </w:rPr>
        <w:t>, being A the cross-section area and v the velocity</w:t>
      </w:r>
      <w:r w:rsidRPr="005046AF">
        <w:rPr>
          <w:rFonts w:ascii="Times New Roman" w:hAnsi="Times New Roman" w:cs="Times New Roman"/>
        </w:rPr>
        <w:t xml:space="preserve">. It means that an identical amount of functional liquid can be </w:t>
      </w:r>
      <w:r w:rsidR="00E2280C" w:rsidRPr="005046AF">
        <w:rPr>
          <w:rFonts w:ascii="Times New Roman" w:hAnsi="Times New Roman" w:cs="Times New Roman"/>
        </w:rPr>
        <w:t>outfitted,</w:t>
      </w:r>
      <w:r w:rsidRPr="005046AF">
        <w:rPr>
          <w:rFonts w:ascii="Times New Roman" w:hAnsi="Times New Roman" w:cs="Times New Roman"/>
        </w:rPr>
        <w:t xml:space="preserve"> making them work as if they were supplied in continuous flow mode, even at very low flow rates as long as the liquid is effectively entering the biosensor </w:t>
      </w:r>
      <w:r w:rsidR="00C97E93">
        <w:rPr>
          <w:rFonts w:ascii="Times New Roman" w:hAnsi="Times New Roman" w:cs="Times New Roman"/>
        </w:rPr>
        <w:t>µchamber</w:t>
      </w:r>
      <w:r w:rsidR="00E2280C" w:rsidRPr="005046AF">
        <w:rPr>
          <w:rFonts w:ascii="Times New Roman" w:hAnsi="Times New Roman" w:cs="Times New Roman"/>
        </w:rPr>
        <w:t>.</w:t>
      </w:r>
      <w:r w:rsidRPr="005046AF">
        <w:rPr>
          <w:rFonts w:ascii="Times New Roman" w:hAnsi="Times New Roman" w:cs="Times New Roman"/>
        </w:rPr>
        <w:t xml:space="preserve"> Hence, the </w:t>
      </w:r>
      <w:r w:rsidR="00C97E93">
        <w:rPr>
          <w:rFonts w:ascii="Times New Roman" w:hAnsi="Times New Roman" w:cs="Times New Roman"/>
        </w:rPr>
        <w:t>µchamber</w:t>
      </w:r>
      <w:r w:rsidR="00116B83" w:rsidRPr="005046AF">
        <w:rPr>
          <w:rFonts w:ascii="Times New Roman" w:hAnsi="Times New Roman" w:cs="Times New Roman"/>
        </w:rPr>
        <w:t>s</w:t>
      </w:r>
      <w:r w:rsidR="008834DF">
        <w:rPr>
          <w:rFonts w:ascii="Times New Roman" w:hAnsi="Times New Roman" w:cs="Times New Roman"/>
        </w:rPr>
        <w:t xml:space="preserve"> </w:t>
      </w:r>
      <w:r w:rsidRPr="005046AF">
        <w:rPr>
          <w:rFonts w:ascii="Times New Roman" w:hAnsi="Times New Roman" w:cs="Times New Roman"/>
        </w:rPr>
        <w:t>flow</w:t>
      </w:r>
      <w:r w:rsidR="00116B83">
        <w:rPr>
          <w:rFonts w:ascii="Times New Roman" w:hAnsi="Times New Roman" w:cs="Times New Roman"/>
        </w:rPr>
        <w:t xml:space="preserve"> rate</w:t>
      </w:r>
      <w:r w:rsidR="00840347">
        <w:rPr>
          <w:rFonts w:ascii="Times New Roman" w:hAnsi="Times New Roman" w:cs="Times New Roman"/>
        </w:rPr>
        <w:t xml:space="preserve"> (and its average value)</w:t>
      </w:r>
      <w:r w:rsidR="00116B83" w:rsidRPr="005046AF" w:rsidDel="00116B83">
        <w:rPr>
          <w:rFonts w:ascii="Times New Roman" w:hAnsi="Times New Roman" w:cs="Times New Roman"/>
        </w:rPr>
        <w:t xml:space="preserve"> </w:t>
      </w:r>
      <w:r w:rsidRPr="005046AF">
        <w:rPr>
          <w:rFonts w:ascii="Times New Roman" w:hAnsi="Times New Roman" w:cs="Times New Roman"/>
        </w:rPr>
        <w:t>is identical regardless of the</w:t>
      </w:r>
      <w:r w:rsidR="00116B83">
        <w:rPr>
          <w:rFonts w:ascii="Times New Roman" w:hAnsi="Times New Roman" w:cs="Times New Roman"/>
        </w:rPr>
        <w:t xml:space="preserve"> </w:t>
      </w:r>
      <w:r w:rsidR="00D57B96">
        <w:rPr>
          <w:rFonts w:ascii="Times New Roman" w:hAnsi="Times New Roman" w:cs="Times New Roman"/>
        </w:rPr>
        <w:t xml:space="preserve">steady </w:t>
      </w:r>
      <w:r w:rsidR="00116B83">
        <w:rPr>
          <w:rFonts w:ascii="Times New Roman" w:hAnsi="Times New Roman" w:cs="Times New Roman"/>
        </w:rPr>
        <w:t>peristaltic micropump</w:t>
      </w:r>
      <w:r w:rsidRPr="005046AF">
        <w:rPr>
          <w:rFonts w:ascii="Times New Roman" w:hAnsi="Times New Roman" w:cs="Times New Roman"/>
        </w:rPr>
        <w:t xml:space="preserve"> flow rate, pressure and other parameters of the fluid dynamics.</w:t>
      </w:r>
      <w:r w:rsidR="00EB79DF">
        <w:t xml:space="preserve"> </w:t>
      </w:r>
    </w:p>
    <w:p w14:paraId="22D38BEC" w14:textId="6A7DBD82" w:rsidR="0054551E" w:rsidRPr="002E4045" w:rsidRDefault="0054551E" w:rsidP="0054551E">
      <w:pPr>
        <w:rPr>
          <w:rFonts w:ascii="Times New Roman" w:eastAsia="Times New Roman" w:hAnsi="Times New Roman" w:cs="Times New Roman"/>
          <w:b/>
          <w:bCs/>
          <w:color w:val="000000"/>
        </w:rPr>
      </w:pPr>
      <w:r w:rsidRPr="002E4045">
        <w:rPr>
          <w:rFonts w:ascii="Times New Roman" w:eastAsia="Times New Roman" w:hAnsi="Times New Roman" w:cs="Times New Roman"/>
          <w:b/>
          <w:bCs/>
          <w:color w:val="000000"/>
        </w:rPr>
        <w:t>2.3</w:t>
      </w:r>
      <w:r w:rsidR="000A4F73">
        <w:rPr>
          <w:rFonts w:ascii="Times New Roman" w:eastAsia="Times New Roman" w:hAnsi="Times New Roman" w:cs="Times New Roman"/>
          <w:b/>
          <w:bCs/>
          <w:color w:val="000000"/>
        </w:rPr>
        <w:t>.</w:t>
      </w:r>
      <w:r w:rsidRPr="002E4045">
        <w:rPr>
          <w:rFonts w:ascii="Times New Roman" w:eastAsia="Times New Roman" w:hAnsi="Times New Roman" w:cs="Times New Roman"/>
          <w:b/>
          <w:bCs/>
          <w:color w:val="000000"/>
        </w:rPr>
        <w:t xml:space="preserve"> Fluidic module</w:t>
      </w:r>
    </w:p>
    <w:p w14:paraId="10D65651" w14:textId="2B06D116" w:rsidR="007149A7" w:rsidRDefault="00AD1554" w:rsidP="00BB536A">
      <w:pPr>
        <w:jc w:val="both"/>
      </w:pPr>
      <w:r w:rsidRPr="00984AD0">
        <w:rPr>
          <w:rFonts w:ascii="Times New Roman" w:hAnsi="Times New Roman" w:cs="Times New Roman"/>
        </w:rPr>
        <w:t xml:space="preserve">A commercial </w:t>
      </w:r>
      <w:r w:rsidR="004B25C3" w:rsidRPr="00984AD0">
        <w:rPr>
          <w:rFonts w:ascii="Times New Roman" w:hAnsi="Times New Roman" w:cs="Times New Roman"/>
        </w:rPr>
        <w:t xml:space="preserve">SPE </w:t>
      </w:r>
      <w:r w:rsidRPr="00984AD0">
        <w:rPr>
          <w:rFonts w:ascii="Times New Roman" w:hAnsi="Times New Roman" w:cs="Times New Roman"/>
        </w:rPr>
        <w:t xml:space="preserve">array was used as the basis for developing the </w:t>
      </w:r>
      <w:r w:rsidR="00840347" w:rsidRPr="00984AD0">
        <w:rPr>
          <w:rFonts w:ascii="Times New Roman" w:hAnsi="Times New Roman" w:cs="Times New Roman"/>
        </w:rPr>
        <w:t xml:space="preserve">system </w:t>
      </w:r>
      <w:r w:rsidRPr="00984AD0">
        <w:rPr>
          <w:rFonts w:ascii="Times New Roman" w:hAnsi="Times New Roman" w:cs="Times New Roman"/>
        </w:rPr>
        <w:t>sensing part.</w:t>
      </w:r>
      <w:r w:rsidR="006C1D80" w:rsidRPr="00984AD0">
        <w:rPr>
          <w:rFonts w:ascii="Times New Roman" w:hAnsi="Times New Roman" w:cs="Times New Roman"/>
        </w:rPr>
        <w:t xml:space="preserve"> These screen-printed electrochemical arrays are formed by eight electrochemical </w:t>
      </w:r>
      <w:r w:rsidR="00984AD0">
        <w:rPr>
          <w:rFonts w:ascii="Times New Roman" w:hAnsi="Times New Roman" w:cs="Times New Roman"/>
        </w:rPr>
        <w:t>sensors</w:t>
      </w:r>
      <w:r w:rsidR="006C1D80" w:rsidRPr="00984AD0">
        <w:rPr>
          <w:rFonts w:ascii="Times New Roman" w:hAnsi="Times New Roman" w:cs="Times New Roman"/>
        </w:rPr>
        <w:t xml:space="preserve"> </w:t>
      </w:r>
      <w:r w:rsidR="00984AD0">
        <w:rPr>
          <w:rFonts w:ascii="Times New Roman" w:hAnsi="Times New Roman" w:cs="Times New Roman"/>
        </w:rPr>
        <w:t>s</w:t>
      </w:r>
      <w:r w:rsidR="006C1D80" w:rsidRPr="002C0353">
        <w:rPr>
          <w:rFonts w:ascii="Times New Roman" w:hAnsi="Times New Roman" w:cs="Times New Roman"/>
        </w:rPr>
        <w:t>pecially designed for the development of multiple simultaneous analysis.</w:t>
      </w:r>
      <w:r w:rsidRPr="002C0353">
        <w:rPr>
          <w:rFonts w:ascii="Times New Roman" w:hAnsi="Times New Roman" w:cs="Times New Roman"/>
        </w:rPr>
        <w:t xml:space="preserve"> </w:t>
      </w:r>
      <w:r w:rsidR="00B44C6D" w:rsidRPr="002C0353">
        <w:rPr>
          <w:rFonts w:ascii="Times New Roman" w:hAnsi="Times New Roman" w:cs="Times New Roman"/>
        </w:rPr>
        <w:t xml:space="preserve">The biosensor </w:t>
      </w:r>
      <w:r w:rsidR="00C97E93">
        <w:rPr>
          <w:rFonts w:ascii="Times New Roman" w:hAnsi="Times New Roman" w:cs="Times New Roman"/>
        </w:rPr>
        <w:t>µchamber</w:t>
      </w:r>
      <w:r w:rsidR="00B44C6D" w:rsidRPr="002C0353">
        <w:rPr>
          <w:rFonts w:ascii="Times New Roman" w:hAnsi="Times New Roman" w:cs="Times New Roman"/>
        </w:rPr>
        <w:t xml:space="preserve"> system, </w:t>
      </w:r>
      <w:r w:rsidR="002C0353">
        <w:rPr>
          <w:rFonts w:ascii="Times New Roman" w:hAnsi="Times New Roman" w:cs="Times New Roman"/>
        </w:rPr>
        <w:t xml:space="preserve">schematically presented </w:t>
      </w:r>
      <w:r w:rsidR="00B44C6D" w:rsidRPr="00853F9F">
        <w:rPr>
          <w:rFonts w:ascii="Times New Roman" w:hAnsi="Times New Roman" w:cs="Times New Roman"/>
        </w:rPr>
        <w:t xml:space="preserve">in </w:t>
      </w:r>
      <w:r w:rsidR="005A4FA5">
        <w:rPr>
          <w:rFonts w:ascii="Times New Roman" w:hAnsi="Times New Roman" w:cs="Times New Roman"/>
        </w:rPr>
        <w:t>F</w:t>
      </w:r>
      <w:r w:rsidR="00B44C6D" w:rsidRPr="00853F9F">
        <w:rPr>
          <w:rFonts w:ascii="Times New Roman" w:hAnsi="Times New Roman" w:cs="Times New Roman"/>
        </w:rPr>
        <w:t>igure 3a</w:t>
      </w:r>
      <w:r w:rsidR="00175030">
        <w:rPr>
          <w:rFonts w:ascii="Times New Roman" w:hAnsi="Times New Roman" w:cs="Times New Roman"/>
        </w:rPr>
        <w:t>,</w:t>
      </w:r>
      <w:r w:rsidR="00B44C6D" w:rsidRPr="00853F9F">
        <w:rPr>
          <w:rFonts w:ascii="Times New Roman" w:hAnsi="Times New Roman" w:cs="Times New Roman"/>
        </w:rPr>
        <w:t xml:space="preserve"> </w:t>
      </w:r>
      <w:r w:rsidRPr="00853F9F">
        <w:rPr>
          <w:rFonts w:ascii="Times New Roman" w:hAnsi="Times New Roman" w:cs="Times New Roman"/>
        </w:rPr>
        <w:t xml:space="preserve">consisted of eight </w:t>
      </w:r>
      <w:r w:rsidR="00B44C6D" w:rsidRPr="00853F9F">
        <w:rPr>
          <w:rFonts w:ascii="Times New Roman" w:hAnsi="Times New Roman" w:cs="Times New Roman"/>
        </w:rPr>
        <w:t xml:space="preserve">individual cells that permit the fitting </w:t>
      </w:r>
      <w:r w:rsidR="002C0353">
        <w:rPr>
          <w:rFonts w:ascii="Times New Roman" w:hAnsi="Times New Roman" w:cs="Times New Roman"/>
        </w:rPr>
        <w:t xml:space="preserve">of this SPE array </w:t>
      </w:r>
      <w:r w:rsidR="006F3188" w:rsidRPr="002E4045">
        <w:rPr>
          <w:rFonts w:ascii="Times New Roman" w:hAnsi="Times New Roman" w:cs="Times New Roman"/>
        </w:rPr>
        <w:t xml:space="preserve">and </w:t>
      </w:r>
      <w:r w:rsidR="006F3188" w:rsidRPr="002B560B">
        <w:rPr>
          <w:rFonts w:ascii="Times New Roman" w:hAnsi="Times New Roman" w:cs="Times New Roman"/>
        </w:rPr>
        <w:t>eight</w:t>
      </w:r>
      <w:r w:rsidR="002C0353">
        <w:rPr>
          <w:rFonts w:ascii="Times New Roman" w:hAnsi="Times New Roman" w:cs="Times New Roman"/>
        </w:rPr>
        <w:t xml:space="preserve"> </w:t>
      </w:r>
      <w:r w:rsidR="00840347">
        <w:rPr>
          <w:rFonts w:ascii="Times New Roman" w:hAnsi="Times New Roman" w:cs="Times New Roman"/>
        </w:rPr>
        <w:t>parallel</w:t>
      </w:r>
      <w:r w:rsidR="002B560B">
        <w:rPr>
          <w:rFonts w:ascii="Times New Roman" w:hAnsi="Times New Roman" w:cs="Times New Roman"/>
        </w:rPr>
        <w:t xml:space="preserve">, simultaneous </w:t>
      </w:r>
      <w:r w:rsidR="00B44C6D" w:rsidRPr="002E4045">
        <w:rPr>
          <w:rFonts w:ascii="Times New Roman" w:hAnsi="Times New Roman" w:cs="Times New Roman"/>
        </w:rPr>
        <w:t>measurement</w:t>
      </w:r>
      <w:r w:rsidR="002B560B">
        <w:rPr>
          <w:rFonts w:ascii="Times New Roman" w:hAnsi="Times New Roman" w:cs="Times New Roman"/>
        </w:rPr>
        <w:t>s</w:t>
      </w:r>
      <w:r w:rsidR="00B44C6D" w:rsidRPr="002E4045">
        <w:rPr>
          <w:rFonts w:ascii="Times New Roman" w:hAnsi="Times New Roman" w:cs="Times New Roman"/>
        </w:rPr>
        <w:t xml:space="preserve"> </w:t>
      </w:r>
      <w:r w:rsidR="002B560B">
        <w:rPr>
          <w:rFonts w:ascii="Times New Roman" w:hAnsi="Times New Roman" w:cs="Times New Roman"/>
        </w:rPr>
        <w:t>by</w:t>
      </w:r>
      <w:r w:rsidR="00840347">
        <w:rPr>
          <w:rFonts w:ascii="Times New Roman" w:hAnsi="Times New Roman" w:cs="Times New Roman"/>
        </w:rPr>
        <w:t xml:space="preserve"> </w:t>
      </w:r>
      <w:r w:rsidR="002B560B" w:rsidRPr="00984AD0">
        <w:rPr>
          <w:rFonts w:ascii="Times New Roman" w:hAnsi="Times New Roman" w:cs="Times New Roman"/>
        </w:rPr>
        <w:t>eight</w:t>
      </w:r>
      <w:r w:rsidR="002B560B">
        <w:rPr>
          <w:rFonts w:ascii="Times New Roman" w:hAnsi="Times New Roman" w:cs="Times New Roman"/>
        </w:rPr>
        <w:t xml:space="preserve"> </w:t>
      </w:r>
      <w:r w:rsidRPr="002E4045">
        <w:rPr>
          <w:rFonts w:ascii="Times New Roman" w:hAnsi="Times New Roman" w:cs="Times New Roman"/>
        </w:rPr>
        <w:t xml:space="preserve">three-electrode </w:t>
      </w:r>
      <w:r w:rsidR="00B44C6D" w:rsidRPr="002E4045">
        <w:rPr>
          <w:rFonts w:ascii="Times New Roman" w:hAnsi="Times New Roman" w:cs="Times New Roman"/>
        </w:rPr>
        <w:t>biosensors</w:t>
      </w:r>
      <w:r w:rsidRPr="002E4045">
        <w:rPr>
          <w:rFonts w:ascii="Times New Roman" w:hAnsi="Times New Roman" w:cs="Times New Roman"/>
        </w:rPr>
        <w:t xml:space="preserve">, </w:t>
      </w:r>
      <w:r w:rsidR="002B560B">
        <w:rPr>
          <w:rFonts w:ascii="Times New Roman" w:hAnsi="Times New Roman" w:cs="Times New Roman"/>
        </w:rPr>
        <w:t xml:space="preserve">each </w:t>
      </w:r>
      <w:r w:rsidRPr="002E4045">
        <w:rPr>
          <w:rFonts w:ascii="Times New Roman" w:hAnsi="Times New Roman" w:cs="Times New Roman"/>
        </w:rPr>
        <w:t xml:space="preserve">with </w:t>
      </w:r>
      <w:r w:rsidR="002B560B">
        <w:rPr>
          <w:rFonts w:ascii="Times New Roman" w:hAnsi="Times New Roman" w:cs="Times New Roman"/>
        </w:rPr>
        <w:t xml:space="preserve">a </w:t>
      </w:r>
      <w:r w:rsidRPr="002E4045">
        <w:rPr>
          <w:rFonts w:ascii="Times New Roman" w:hAnsi="Times New Roman" w:cs="Times New Roman"/>
        </w:rPr>
        <w:t xml:space="preserve">2.56 mm-diameter gold-based working electrode (WE), </w:t>
      </w:r>
      <w:r w:rsidR="002B560B">
        <w:rPr>
          <w:rFonts w:ascii="Times New Roman" w:hAnsi="Times New Roman" w:cs="Times New Roman"/>
        </w:rPr>
        <w:t xml:space="preserve">a </w:t>
      </w:r>
      <w:r w:rsidRPr="002E4045">
        <w:rPr>
          <w:rFonts w:ascii="Times New Roman" w:hAnsi="Times New Roman" w:cs="Times New Roman"/>
        </w:rPr>
        <w:t xml:space="preserve">gold and silver-based counter (CE) and </w:t>
      </w:r>
      <w:r w:rsidR="002B560B">
        <w:rPr>
          <w:rFonts w:ascii="Times New Roman" w:hAnsi="Times New Roman" w:cs="Times New Roman"/>
        </w:rPr>
        <w:t xml:space="preserve">a </w:t>
      </w:r>
      <w:r w:rsidRPr="002E4045">
        <w:rPr>
          <w:rFonts w:ascii="Times New Roman" w:hAnsi="Times New Roman" w:cs="Times New Roman"/>
        </w:rPr>
        <w:t xml:space="preserve">reference (RE) electrode, respectively. </w:t>
      </w:r>
      <w:r w:rsidR="002B560B">
        <w:rPr>
          <w:rFonts w:ascii="Times New Roman" w:hAnsi="Times New Roman" w:cs="Times New Roman"/>
        </w:rPr>
        <w:t>S</w:t>
      </w:r>
      <w:r w:rsidR="002B560B" w:rsidRPr="002B560B">
        <w:rPr>
          <w:rFonts w:ascii="Times New Roman" w:hAnsi="Times New Roman" w:cs="Times New Roman"/>
        </w:rPr>
        <w:t>ynthesizing</w:t>
      </w:r>
      <w:r w:rsidR="002B560B">
        <w:rPr>
          <w:rFonts w:ascii="Times New Roman" w:hAnsi="Times New Roman" w:cs="Times New Roman"/>
        </w:rPr>
        <w:t>, t</w:t>
      </w:r>
      <w:r w:rsidR="00B44C6D" w:rsidRPr="002E4045">
        <w:rPr>
          <w:rFonts w:ascii="Times New Roman" w:hAnsi="Times New Roman" w:cs="Times New Roman"/>
        </w:rPr>
        <w:t xml:space="preserve">he </w:t>
      </w:r>
      <w:r w:rsidRPr="002E4045">
        <w:rPr>
          <w:rFonts w:ascii="Times New Roman" w:hAnsi="Times New Roman" w:cs="Times New Roman"/>
        </w:rPr>
        <w:t xml:space="preserve">eight independent </w:t>
      </w:r>
      <w:r w:rsidR="00D51805">
        <w:rPr>
          <w:rFonts w:ascii="Times New Roman" w:hAnsi="Times New Roman" w:cs="Times New Roman"/>
        </w:rPr>
        <w:t>µchamber</w:t>
      </w:r>
      <w:r w:rsidR="007B6556" w:rsidRPr="002E4045">
        <w:rPr>
          <w:rFonts w:ascii="Times New Roman" w:hAnsi="Times New Roman" w:cs="Times New Roman"/>
        </w:rPr>
        <w:t xml:space="preserve"> permit </w:t>
      </w:r>
      <w:r w:rsidR="002B560B" w:rsidRPr="00984AD0">
        <w:rPr>
          <w:rFonts w:ascii="Times New Roman" w:hAnsi="Times New Roman" w:cs="Times New Roman"/>
        </w:rPr>
        <w:t>eight</w:t>
      </w:r>
      <w:r w:rsidR="002B560B">
        <w:rPr>
          <w:rFonts w:ascii="Times New Roman" w:hAnsi="Times New Roman" w:cs="Times New Roman"/>
        </w:rPr>
        <w:t xml:space="preserve"> </w:t>
      </w:r>
      <w:r w:rsidR="007B6556" w:rsidRPr="002E4045">
        <w:rPr>
          <w:rFonts w:ascii="Times New Roman" w:hAnsi="Times New Roman" w:cs="Times New Roman"/>
        </w:rPr>
        <w:t>independent</w:t>
      </w:r>
      <w:r w:rsidR="00D57B96">
        <w:rPr>
          <w:rFonts w:ascii="Times New Roman" w:hAnsi="Times New Roman" w:cs="Times New Roman"/>
        </w:rPr>
        <w:t xml:space="preserve"> simultaneous</w:t>
      </w:r>
      <w:r w:rsidR="007B6556" w:rsidRPr="002E4045">
        <w:rPr>
          <w:rFonts w:ascii="Times New Roman" w:hAnsi="Times New Roman" w:cs="Times New Roman"/>
        </w:rPr>
        <w:t xml:space="preserve"> measurements. </w:t>
      </w:r>
      <w:r w:rsidR="006C1D80" w:rsidRPr="002E4045">
        <w:rPr>
          <w:rFonts w:ascii="Times New Roman" w:hAnsi="Times New Roman" w:cs="Times New Roman"/>
        </w:rPr>
        <w:t>The physical structure of the sensor chamber was</w:t>
      </w:r>
      <w:r w:rsidRPr="002E4045">
        <w:rPr>
          <w:rFonts w:ascii="Times New Roman" w:hAnsi="Times New Roman" w:cs="Times New Roman"/>
        </w:rPr>
        <w:t xml:space="preserve"> integrated in a 90 mm × 90 mm × 15 mm polyether ether ketone (PEEK) manifold. </w:t>
      </w:r>
      <w:r w:rsidR="00005B9F" w:rsidRPr="002E4045">
        <w:rPr>
          <w:rFonts w:ascii="Times New Roman" w:hAnsi="Times New Roman" w:cs="Times New Roman"/>
        </w:rPr>
        <w:t xml:space="preserve">According </w:t>
      </w:r>
      <w:r w:rsidR="00D51805">
        <w:rPr>
          <w:rFonts w:ascii="Times New Roman" w:hAnsi="Times New Roman" w:cs="Times New Roman"/>
        </w:rPr>
        <w:t xml:space="preserve">to </w:t>
      </w:r>
      <w:r w:rsidR="00005B9F" w:rsidRPr="002E4045">
        <w:rPr>
          <w:rFonts w:ascii="Times New Roman" w:hAnsi="Times New Roman" w:cs="Times New Roman"/>
        </w:rPr>
        <w:t>the schem</w:t>
      </w:r>
      <w:r w:rsidR="00EB26C0">
        <w:rPr>
          <w:rFonts w:ascii="Times New Roman" w:hAnsi="Times New Roman" w:cs="Times New Roman"/>
        </w:rPr>
        <w:t>e</w:t>
      </w:r>
      <w:r w:rsidR="00005B9F" w:rsidRPr="002E4045">
        <w:rPr>
          <w:rFonts w:ascii="Times New Roman" w:hAnsi="Times New Roman" w:cs="Times New Roman"/>
        </w:rPr>
        <w:t xml:space="preserve"> shown in Fig. 2 t</w:t>
      </w:r>
      <w:r w:rsidR="00AD2755" w:rsidRPr="002E4045">
        <w:rPr>
          <w:rFonts w:ascii="Times New Roman" w:hAnsi="Times New Roman" w:cs="Times New Roman"/>
        </w:rPr>
        <w:t>wo manifolds were designed and constructed to minimize pipes and tubing and reuse common channels, microfluidic pumps and valves. The first one</w:t>
      </w:r>
      <w:r w:rsidR="00722AFC" w:rsidRPr="002E4045">
        <w:rPr>
          <w:rFonts w:ascii="Times New Roman" w:hAnsi="Times New Roman" w:cs="Times New Roman"/>
        </w:rPr>
        <w:t xml:space="preserve">, </w:t>
      </w:r>
      <w:r w:rsidR="00060C0A" w:rsidRPr="002E4045">
        <w:rPr>
          <w:rFonts w:ascii="Times New Roman" w:hAnsi="Times New Roman" w:cs="Times New Roman"/>
        </w:rPr>
        <w:t xml:space="preserve">named Mixing </w:t>
      </w:r>
      <w:r w:rsidR="005E2D98">
        <w:rPr>
          <w:rFonts w:ascii="Times New Roman" w:hAnsi="Times New Roman" w:cs="Times New Roman"/>
        </w:rPr>
        <w:t>Manifold</w:t>
      </w:r>
      <w:r w:rsidR="00060C0A" w:rsidRPr="002E4045">
        <w:rPr>
          <w:rFonts w:ascii="Times New Roman" w:hAnsi="Times New Roman" w:cs="Times New Roman"/>
        </w:rPr>
        <w:t xml:space="preserve">, </w:t>
      </w:r>
      <w:r w:rsidR="00005B9F" w:rsidRPr="002E4045">
        <w:rPr>
          <w:rFonts w:ascii="Times New Roman" w:hAnsi="Times New Roman" w:cs="Times New Roman"/>
        </w:rPr>
        <w:t>contains</w:t>
      </w:r>
      <w:r w:rsidR="00722AFC" w:rsidRPr="002E4045">
        <w:rPr>
          <w:rFonts w:ascii="Times New Roman" w:hAnsi="Times New Roman" w:cs="Times New Roman"/>
        </w:rPr>
        <w:t xml:space="preserve"> </w:t>
      </w:r>
      <w:r w:rsidR="009575CB">
        <w:rPr>
          <w:rFonts w:ascii="Times New Roman" w:hAnsi="Times New Roman" w:cs="Times New Roman"/>
        </w:rPr>
        <w:t xml:space="preserve">the </w:t>
      </w:r>
      <w:r w:rsidR="00722AFC" w:rsidRPr="002E4045">
        <w:rPr>
          <w:rFonts w:ascii="Times New Roman" w:hAnsi="Times New Roman" w:cs="Times New Roman"/>
        </w:rPr>
        <w:t xml:space="preserve">Dilution </w:t>
      </w:r>
      <w:r w:rsidR="00630925">
        <w:rPr>
          <w:rFonts w:ascii="Times New Roman" w:hAnsi="Times New Roman" w:cs="Times New Roman"/>
        </w:rPr>
        <w:t>Tank</w:t>
      </w:r>
      <w:r w:rsidR="00722AFC" w:rsidRPr="002E4045">
        <w:rPr>
          <w:rFonts w:ascii="Times New Roman" w:hAnsi="Times New Roman" w:cs="Times New Roman"/>
        </w:rPr>
        <w:t xml:space="preserve"> (D</w:t>
      </w:r>
      <w:r w:rsidR="00630925">
        <w:rPr>
          <w:rFonts w:ascii="Times New Roman" w:hAnsi="Times New Roman" w:cs="Times New Roman"/>
        </w:rPr>
        <w:t>T</w:t>
      </w:r>
      <w:r w:rsidR="00722AFC" w:rsidRPr="002E4045">
        <w:rPr>
          <w:rFonts w:ascii="Times New Roman" w:hAnsi="Times New Roman" w:cs="Times New Roman"/>
        </w:rPr>
        <w:t>),</w:t>
      </w:r>
      <w:r w:rsidR="00AD2755" w:rsidRPr="002E4045">
        <w:rPr>
          <w:rFonts w:ascii="Times New Roman" w:hAnsi="Times New Roman" w:cs="Times New Roman"/>
        </w:rPr>
        <w:t xml:space="preserve"> used to mix the </w:t>
      </w:r>
      <w:r w:rsidR="00642271" w:rsidRPr="002E4045">
        <w:rPr>
          <w:rFonts w:ascii="Times New Roman" w:hAnsi="Times New Roman" w:cs="Times New Roman"/>
        </w:rPr>
        <w:t xml:space="preserve">antibodies </w:t>
      </w:r>
      <w:r w:rsidR="00005B9F" w:rsidRPr="002E4045">
        <w:rPr>
          <w:rFonts w:ascii="Times New Roman" w:hAnsi="Times New Roman" w:cs="Times New Roman"/>
        </w:rPr>
        <w:t>with</w:t>
      </w:r>
      <w:r w:rsidR="00642271" w:rsidRPr="002E4045">
        <w:rPr>
          <w:rFonts w:ascii="Times New Roman" w:hAnsi="Times New Roman" w:cs="Times New Roman"/>
        </w:rPr>
        <w:t xml:space="preserve"> the samples</w:t>
      </w:r>
      <w:r w:rsidR="004B4B52" w:rsidRPr="002E4045">
        <w:rPr>
          <w:rFonts w:ascii="Times New Roman" w:hAnsi="Times New Roman" w:cs="Times New Roman"/>
        </w:rPr>
        <w:t xml:space="preserve">. </w:t>
      </w:r>
      <w:r w:rsidR="00990656" w:rsidRPr="002E4045">
        <w:rPr>
          <w:rFonts w:ascii="Times New Roman" w:hAnsi="Times New Roman" w:cs="Times New Roman"/>
        </w:rPr>
        <w:t>It</w:t>
      </w:r>
      <w:r w:rsidR="00005B9F" w:rsidRPr="002E4045">
        <w:rPr>
          <w:rFonts w:ascii="Times New Roman" w:hAnsi="Times New Roman" w:cs="Times New Roman"/>
        </w:rPr>
        <w:t xml:space="preserve"> also include</w:t>
      </w:r>
      <w:r w:rsidR="00990656" w:rsidRPr="002E4045">
        <w:rPr>
          <w:rFonts w:ascii="Times New Roman" w:hAnsi="Times New Roman" w:cs="Times New Roman"/>
        </w:rPr>
        <w:t>d</w:t>
      </w:r>
      <w:r w:rsidR="00005B9F" w:rsidRPr="002E4045">
        <w:rPr>
          <w:rFonts w:ascii="Times New Roman" w:hAnsi="Times New Roman" w:cs="Times New Roman"/>
        </w:rPr>
        <w:t xml:space="preserve"> the inlets </w:t>
      </w:r>
      <w:r w:rsidR="00BD514C">
        <w:rPr>
          <w:rFonts w:ascii="Times New Roman" w:hAnsi="Times New Roman" w:cs="Times New Roman"/>
        </w:rPr>
        <w:t>from</w:t>
      </w:r>
      <w:r w:rsidR="00005B9F" w:rsidRPr="002E4045">
        <w:rPr>
          <w:rFonts w:ascii="Times New Roman" w:hAnsi="Times New Roman" w:cs="Times New Roman"/>
        </w:rPr>
        <w:t xml:space="preserve"> the different tanks presented in Fi</w:t>
      </w:r>
      <w:r w:rsidR="004B25C3" w:rsidRPr="002E4045">
        <w:rPr>
          <w:rFonts w:ascii="Times New Roman" w:hAnsi="Times New Roman" w:cs="Times New Roman"/>
        </w:rPr>
        <w:t xml:space="preserve">gure </w:t>
      </w:r>
      <w:r w:rsidR="00005B9F" w:rsidRPr="002E4045">
        <w:rPr>
          <w:rFonts w:ascii="Times New Roman" w:hAnsi="Times New Roman" w:cs="Times New Roman"/>
        </w:rPr>
        <w:t xml:space="preserve">2. The second manifold was designed to </w:t>
      </w:r>
      <w:r w:rsidR="00BD514C">
        <w:rPr>
          <w:rFonts w:ascii="Times New Roman" w:hAnsi="Times New Roman" w:cs="Times New Roman"/>
        </w:rPr>
        <w:t>host</w:t>
      </w:r>
      <w:r w:rsidR="00005B9F" w:rsidRPr="002E4045">
        <w:rPr>
          <w:rFonts w:ascii="Times New Roman" w:hAnsi="Times New Roman" w:cs="Times New Roman"/>
        </w:rPr>
        <w:t xml:space="preserve"> the microsensor</w:t>
      </w:r>
      <w:r w:rsidR="00BD514C">
        <w:rPr>
          <w:rFonts w:ascii="Times New Roman" w:hAnsi="Times New Roman" w:cs="Times New Roman"/>
        </w:rPr>
        <w:t>s</w:t>
      </w:r>
      <w:r w:rsidR="00005B9F" w:rsidRPr="002E4045">
        <w:rPr>
          <w:rFonts w:ascii="Times New Roman" w:hAnsi="Times New Roman" w:cs="Times New Roman"/>
        </w:rPr>
        <w:t xml:space="preserve"> </w:t>
      </w:r>
      <w:r w:rsidR="00C97E93" w:rsidRPr="00C97E93">
        <w:rPr>
          <w:rFonts w:ascii="Times New Roman" w:hAnsi="Times New Roman" w:cs="Times New Roman"/>
        </w:rPr>
        <w:t>µ</w:t>
      </w:r>
      <w:r w:rsidR="00005B9F" w:rsidRPr="002E4045">
        <w:rPr>
          <w:rFonts w:ascii="Times New Roman" w:hAnsi="Times New Roman" w:cs="Times New Roman"/>
        </w:rPr>
        <w:t>chambers.</w:t>
      </w:r>
      <w:r w:rsidR="00722AFC" w:rsidRPr="002E4045">
        <w:rPr>
          <w:rFonts w:ascii="Times New Roman" w:hAnsi="Times New Roman" w:cs="Times New Roman"/>
        </w:rPr>
        <w:t xml:space="preserve"> Th</w:t>
      </w:r>
      <w:r w:rsidR="00E20F12" w:rsidRPr="002E4045">
        <w:rPr>
          <w:rFonts w:ascii="Times New Roman" w:hAnsi="Times New Roman" w:cs="Times New Roman"/>
        </w:rPr>
        <w:t>e</w:t>
      </w:r>
      <w:r w:rsidR="00722AFC" w:rsidRPr="002E4045">
        <w:rPr>
          <w:rFonts w:ascii="Times New Roman" w:hAnsi="Times New Roman" w:cs="Times New Roman"/>
        </w:rPr>
        <w:t xml:space="preserve"> mixture </w:t>
      </w:r>
      <w:r w:rsidR="00E20F12" w:rsidRPr="002E4045">
        <w:rPr>
          <w:rFonts w:ascii="Times New Roman" w:hAnsi="Times New Roman" w:cs="Times New Roman"/>
        </w:rPr>
        <w:t xml:space="preserve">of the inlet sample plus the antibody </w:t>
      </w:r>
      <w:r w:rsidR="00722AFC" w:rsidRPr="002E4045">
        <w:rPr>
          <w:rFonts w:ascii="Times New Roman" w:hAnsi="Times New Roman" w:cs="Times New Roman"/>
        </w:rPr>
        <w:t>flood</w:t>
      </w:r>
      <w:r w:rsidR="00990656" w:rsidRPr="002E4045">
        <w:rPr>
          <w:rFonts w:ascii="Times New Roman" w:hAnsi="Times New Roman" w:cs="Times New Roman"/>
        </w:rPr>
        <w:t xml:space="preserve"> from the D</w:t>
      </w:r>
      <w:r w:rsidR="00060C0A" w:rsidRPr="002E4045">
        <w:rPr>
          <w:rFonts w:ascii="Times New Roman" w:hAnsi="Times New Roman" w:cs="Times New Roman"/>
        </w:rPr>
        <w:t>C</w:t>
      </w:r>
      <w:r w:rsidR="00990656" w:rsidRPr="002E4045">
        <w:rPr>
          <w:rFonts w:ascii="Times New Roman" w:hAnsi="Times New Roman" w:cs="Times New Roman"/>
        </w:rPr>
        <w:t xml:space="preserve"> to</w:t>
      </w:r>
      <w:r w:rsidR="00722AFC" w:rsidRPr="002E4045">
        <w:rPr>
          <w:rFonts w:ascii="Times New Roman" w:hAnsi="Times New Roman" w:cs="Times New Roman"/>
        </w:rPr>
        <w:t xml:space="preserve"> </w:t>
      </w:r>
      <w:r w:rsidR="00BD514C">
        <w:rPr>
          <w:rFonts w:ascii="Times New Roman" w:hAnsi="Times New Roman" w:cs="Times New Roman"/>
        </w:rPr>
        <w:t xml:space="preserve">each </w:t>
      </w:r>
      <w:r w:rsidR="00C97E93">
        <w:rPr>
          <w:rFonts w:ascii="Times New Roman" w:hAnsi="Times New Roman" w:cs="Times New Roman"/>
        </w:rPr>
        <w:t>µchamber</w:t>
      </w:r>
      <w:r w:rsidR="00722AFC" w:rsidRPr="002E4045">
        <w:rPr>
          <w:rFonts w:ascii="Times New Roman" w:hAnsi="Times New Roman" w:cs="Times New Roman"/>
        </w:rPr>
        <w:t xml:space="preserve"> </w:t>
      </w:r>
      <w:r w:rsidR="00990656" w:rsidRPr="002E4045">
        <w:rPr>
          <w:rFonts w:ascii="Times New Roman" w:hAnsi="Times New Roman" w:cs="Times New Roman"/>
        </w:rPr>
        <w:t xml:space="preserve">to perform the measurement </w:t>
      </w:r>
      <w:r w:rsidR="00E20F12" w:rsidRPr="002E4045">
        <w:rPr>
          <w:rFonts w:ascii="Times New Roman" w:hAnsi="Times New Roman" w:cs="Times New Roman"/>
        </w:rPr>
        <w:t xml:space="preserve">according to the </w:t>
      </w:r>
      <w:r w:rsidR="00990656" w:rsidRPr="002E4045">
        <w:rPr>
          <w:rFonts w:ascii="Times New Roman" w:hAnsi="Times New Roman" w:cs="Times New Roman"/>
        </w:rPr>
        <w:t>process</w:t>
      </w:r>
      <w:r w:rsidR="000B77BB" w:rsidRPr="002E4045">
        <w:rPr>
          <w:rFonts w:ascii="Times New Roman" w:hAnsi="Times New Roman" w:cs="Times New Roman"/>
        </w:rPr>
        <w:t xml:space="preserve"> described in </w:t>
      </w:r>
      <w:r w:rsidR="00E20F12" w:rsidRPr="002E4045">
        <w:rPr>
          <w:rFonts w:ascii="Times New Roman" w:hAnsi="Times New Roman" w:cs="Times New Roman"/>
        </w:rPr>
        <w:t>section</w:t>
      </w:r>
      <w:r w:rsidR="000B77BB" w:rsidRPr="002E4045">
        <w:rPr>
          <w:rFonts w:ascii="Times New Roman" w:hAnsi="Times New Roman" w:cs="Times New Roman"/>
        </w:rPr>
        <w:t xml:space="preserve"> 2.1</w:t>
      </w:r>
      <w:r w:rsidR="00990656" w:rsidRPr="002E4045">
        <w:rPr>
          <w:rFonts w:ascii="Times New Roman" w:hAnsi="Times New Roman" w:cs="Times New Roman"/>
        </w:rPr>
        <w:t xml:space="preserve">. Once the measurement finish, a cleaning process of both manifolds </w:t>
      </w:r>
      <w:r w:rsidR="00E20F12" w:rsidRPr="002E4045">
        <w:rPr>
          <w:rFonts w:ascii="Times New Roman" w:hAnsi="Times New Roman" w:cs="Times New Roman"/>
        </w:rPr>
        <w:t>i</w:t>
      </w:r>
      <w:r w:rsidR="00990656" w:rsidRPr="002E4045">
        <w:rPr>
          <w:rFonts w:ascii="Times New Roman" w:hAnsi="Times New Roman" w:cs="Times New Roman"/>
        </w:rPr>
        <w:t>s done,</w:t>
      </w:r>
      <w:r w:rsidR="00722AFC" w:rsidRPr="002E4045">
        <w:rPr>
          <w:rFonts w:ascii="Times New Roman" w:hAnsi="Times New Roman" w:cs="Times New Roman"/>
        </w:rPr>
        <w:t xml:space="preserve"> </w:t>
      </w:r>
      <w:r w:rsidR="00990656" w:rsidRPr="002E4045">
        <w:rPr>
          <w:rFonts w:ascii="Times New Roman" w:hAnsi="Times New Roman" w:cs="Times New Roman"/>
        </w:rPr>
        <w:t xml:space="preserve">followed by a regeneration stage, necessary to prepare the </w:t>
      </w:r>
      <w:r w:rsidR="004A3811" w:rsidRPr="002E4045">
        <w:rPr>
          <w:rFonts w:ascii="Times New Roman" w:hAnsi="Times New Roman" w:cs="Times New Roman"/>
        </w:rPr>
        <w:t>sensors</w:t>
      </w:r>
      <w:r w:rsidR="00990656" w:rsidRPr="002E4045">
        <w:rPr>
          <w:rFonts w:ascii="Times New Roman" w:hAnsi="Times New Roman" w:cs="Times New Roman"/>
        </w:rPr>
        <w:t xml:space="preserve"> to new measurements.</w:t>
      </w:r>
      <w:r w:rsidR="003B64D7">
        <w:rPr>
          <w:rFonts w:ascii="Times New Roman" w:hAnsi="Times New Roman" w:cs="Times New Roman"/>
        </w:rPr>
        <w:t xml:space="preserve"> In the supplementary material, the whole system is presented, and a video demo </w:t>
      </w:r>
      <w:ins w:id="50" w:author="Manel Lopez" w:date="2022-01-03T10:19:00Z">
        <w:r w:rsidR="00C6127C">
          <w:rPr>
            <w:rFonts w:ascii="Times New Roman" w:hAnsi="Times New Roman" w:cs="Times New Roman"/>
          </w:rPr>
          <w:t xml:space="preserve">(SM: Video_2) </w:t>
        </w:r>
      </w:ins>
      <w:r w:rsidR="003B64D7">
        <w:rPr>
          <w:rFonts w:ascii="Times New Roman" w:hAnsi="Times New Roman" w:cs="Times New Roman"/>
        </w:rPr>
        <w:t>is</w:t>
      </w:r>
      <w:del w:id="51" w:author="Manuel Lopez De Miguel" w:date="2021-12-29T18:11:00Z">
        <w:r w:rsidR="003B64D7" w:rsidDel="00B04F5F">
          <w:rPr>
            <w:rFonts w:ascii="Times New Roman" w:hAnsi="Times New Roman" w:cs="Times New Roman"/>
          </w:rPr>
          <w:delText xml:space="preserve"> also</w:delText>
        </w:r>
      </w:del>
      <w:r w:rsidR="003B64D7">
        <w:rPr>
          <w:rFonts w:ascii="Times New Roman" w:hAnsi="Times New Roman" w:cs="Times New Roman"/>
        </w:rPr>
        <w:t xml:space="preserve"> included</w:t>
      </w:r>
      <w:r w:rsidR="00BD514C">
        <w:rPr>
          <w:rFonts w:ascii="Times New Roman" w:hAnsi="Times New Roman" w:cs="Times New Roman"/>
        </w:rPr>
        <w:t>.</w:t>
      </w:r>
      <w:r w:rsidR="00990656" w:rsidRPr="002E4045">
        <w:rPr>
          <w:rFonts w:ascii="Times New Roman" w:hAnsi="Times New Roman" w:cs="Times New Roman"/>
        </w:rPr>
        <w:t xml:space="preserve"> Figure 4 shows the mechanical design of both manifolds</w:t>
      </w:r>
      <w:r w:rsidR="003B64D7">
        <w:rPr>
          <w:rFonts w:ascii="Times New Roman" w:hAnsi="Times New Roman" w:cs="Times New Roman"/>
        </w:rPr>
        <w:t>.</w:t>
      </w:r>
      <w:r w:rsidR="00990656" w:rsidRPr="002E4045">
        <w:rPr>
          <w:rFonts w:ascii="Times New Roman" w:hAnsi="Times New Roman" w:cs="Times New Roman"/>
        </w:rPr>
        <w:t xml:space="preserve"> In can be appreciate the different cavities, pipes and </w:t>
      </w:r>
      <w:r w:rsidR="007C3ECC" w:rsidRPr="002E4045">
        <w:rPr>
          <w:rFonts w:ascii="Times New Roman" w:hAnsi="Times New Roman" w:cs="Times New Roman"/>
        </w:rPr>
        <w:t xml:space="preserve">headers done to minimize the whole system. </w:t>
      </w:r>
      <w:r w:rsidR="000B77BB" w:rsidRPr="002E4045">
        <w:rPr>
          <w:rFonts w:ascii="Times New Roman" w:hAnsi="Times New Roman" w:cs="Times New Roman"/>
        </w:rPr>
        <w:t>Both manifolds were designed using the well</w:t>
      </w:r>
      <w:r w:rsidR="00AE19D0" w:rsidRPr="002E4045">
        <w:rPr>
          <w:rFonts w:ascii="Times New Roman" w:hAnsi="Times New Roman" w:cs="Times New Roman"/>
        </w:rPr>
        <w:t>-</w:t>
      </w:r>
      <w:r w:rsidR="000B77BB" w:rsidRPr="002E4045">
        <w:rPr>
          <w:rFonts w:ascii="Times New Roman" w:hAnsi="Times New Roman" w:cs="Times New Roman"/>
        </w:rPr>
        <w:t>known SolidWorks software, a solid modeling computer-aided design</w:t>
      </w:r>
      <w:r w:rsidR="000B77BB" w:rsidRPr="002E4045" w:rsidDel="000B77BB">
        <w:rPr>
          <w:rFonts w:ascii="Times New Roman" w:hAnsi="Times New Roman" w:cs="Times New Roman"/>
        </w:rPr>
        <w:t xml:space="preserve"> </w:t>
      </w:r>
      <w:r w:rsidR="000B77BB" w:rsidRPr="002E4045">
        <w:rPr>
          <w:rFonts w:ascii="Times New Roman" w:hAnsi="Times New Roman" w:cs="Times New Roman"/>
        </w:rPr>
        <w:t>from SolidWorks Corporation ©</w:t>
      </w:r>
      <w:r w:rsidR="00E20F12" w:rsidRPr="002E4045">
        <w:rPr>
          <w:rFonts w:ascii="Times New Roman" w:hAnsi="Times New Roman" w:cs="Times New Roman"/>
        </w:rPr>
        <w:t xml:space="preserve">. </w:t>
      </w:r>
      <w:r w:rsidRPr="002E4045">
        <w:rPr>
          <w:rFonts w:ascii="Times New Roman" w:hAnsi="Times New Roman" w:cs="Times New Roman"/>
        </w:rPr>
        <w:t xml:space="preserve">PEEK was chosen for its appropriate chemical and mechanical properties (although it’s pretty hard and somehow difficult to work with, PEEK female threads endure several screwing and unscrewing without early crumbling). The diameter of internal connecting pipes was limited to 1/16’’ due to drill bit availability. Nine ASCO 2/2 Normally Closed – L S067A 030E microvalves, eight for each </w:t>
      </w:r>
      <w:r w:rsidR="00C97E93">
        <w:rPr>
          <w:rFonts w:ascii="Times New Roman" w:hAnsi="Times New Roman" w:cs="Times New Roman"/>
        </w:rPr>
        <w:t>µchamber</w:t>
      </w:r>
      <w:r w:rsidRPr="002E4045">
        <w:rPr>
          <w:rFonts w:ascii="Times New Roman" w:hAnsi="Times New Roman" w:cs="Times New Roman"/>
        </w:rPr>
        <w:t xml:space="preserve">’s input and one </w:t>
      </w:r>
      <w:r w:rsidR="00BD514C">
        <w:rPr>
          <w:rFonts w:ascii="Times New Roman" w:hAnsi="Times New Roman" w:cs="Times New Roman"/>
        </w:rPr>
        <w:t xml:space="preserve">for </w:t>
      </w:r>
      <w:r w:rsidR="00196889">
        <w:rPr>
          <w:rFonts w:ascii="Times New Roman" w:hAnsi="Times New Roman" w:cs="Times New Roman"/>
        </w:rPr>
        <w:t>whole system cleaning purpose</w:t>
      </w:r>
      <w:r w:rsidRPr="002E4045">
        <w:rPr>
          <w:rFonts w:ascii="Times New Roman" w:hAnsi="Times New Roman" w:cs="Times New Roman"/>
        </w:rPr>
        <w:t xml:space="preserve">, were connected to the pipes as illustrated in </w:t>
      </w:r>
      <w:r w:rsidR="00EA5BA1" w:rsidRPr="002E4045">
        <w:rPr>
          <w:rFonts w:ascii="Times New Roman" w:hAnsi="Times New Roman" w:cs="Times New Roman"/>
          <w:highlight w:val="yellow"/>
        </w:rPr>
        <w:fldChar w:fldCharType="begin"/>
      </w:r>
      <w:r w:rsidR="00EA5BA1" w:rsidRPr="002E4045">
        <w:rPr>
          <w:rFonts w:ascii="Times New Roman" w:hAnsi="Times New Roman" w:cs="Times New Roman"/>
        </w:rPr>
        <w:instrText xml:space="preserve"> REF _Ref61886620 \h </w:instrText>
      </w:r>
      <w:r w:rsidR="00F365F3">
        <w:rPr>
          <w:rFonts w:ascii="Times New Roman" w:hAnsi="Times New Roman" w:cs="Times New Roman"/>
          <w:highlight w:val="yellow"/>
        </w:rPr>
        <w:instrText xml:space="preserve"> \* MERGEFORMAT </w:instrText>
      </w:r>
      <w:r w:rsidR="00EA5BA1" w:rsidRPr="002E4045">
        <w:rPr>
          <w:rFonts w:ascii="Times New Roman" w:hAnsi="Times New Roman" w:cs="Times New Roman"/>
          <w:highlight w:val="yellow"/>
        </w:rPr>
      </w:r>
      <w:r w:rsidR="00EA5BA1" w:rsidRPr="002E4045">
        <w:rPr>
          <w:rFonts w:ascii="Times New Roman" w:hAnsi="Times New Roman" w:cs="Times New Roman"/>
          <w:highlight w:val="yellow"/>
        </w:rPr>
        <w:fldChar w:fldCharType="separate"/>
      </w:r>
      <w:r w:rsidR="00EC5BBE" w:rsidRPr="002E4045">
        <w:rPr>
          <w:rFonts w:ascii="Times New Roman" w:hAnsi="Times New Roman" w:cs="Times New Roman"/>
        </w:rPr>
        <w:t xml:space="preserve">Figure </w:t>
      </w:r>
      <w:r w:rsidR="00EC5BBE" w:rsidRPr="002E4045">
        <w:rPr>
          <w:rFonts w:ascii="Times New Roman" w:hAnsi="Times New Roman" w:cs="Times New Roman"/>
          <w:noProof/>
        </w:rPr>
        <w:t>3</w:t>
      </w:r>
      <w:r w:rsidR="00EA5BA1" w:rsidRPr="002E4045">
        <w:rPr>
          <w:rFonts w:ascii="Times New Roman" w:hAnsi="Times New Roman" w:cs="Times New Roman"/>
          <w:highlight w:val="yellow"/>
        </w:rPr>
        <w:fldChar w:fldCharType="end"/>
      </w:r>
      <w:r w:rsidRPr="002E4045">
        <w:rPr>
          <w:rFonts w:ascii="Times New Roman" w:hAnsi="Times New Roman" w:cs="Times New Roman"/>
        </w:rPr>
        <w:t>a. The volume of all micro-chambers was identical and equal to ~6mm</w:t>
      </w:r>
      <w:r w:rsidRPr="002E4045">
        <w:rPr>
          <w:rFonts w:ascii="Times New Roman" w:hAnsi="Times New Roman" w:cs="Times New Roman"/>
          <w:vertAlign w:val="superscript"/>
        </w:rPr>
        <w:t>3</w:t>
      </w:r>
      <w:r w:rsidRPr="002E4045">
        <w:rPr>
          <w:rFonts w:ascii="Times New Roman" w:hAnsi="Times New Roman" w:cs="Times New Roman"/>
        </w:rPr>
        <w:t xml:space="preserve">. An </w:t>
      </w:r>
      <w:proofErr w:type="spellStart"/>
      <w:r w:rsidRPr="002E4045">
        <w:rPr>
          <w:rFonts w:ascii="Times New Roman" w:hAnsi="Times New Roman" w:cs="Times New Roman"/>
        </w:rPr>
        <w:t>Instech</w:t>
      </w:r>
      <w:proofErr w:type="spellEnd"/>
      <w:r w:rsidRPr="002E4045">
        <w:rPr>
          <w:rFonts w:ascii="Times New Roman" w:hAnsi="Times New Roman" w:cs="Times New Roman"/>
        </w:rPr>
        <w:t xml:space="preserve"> P625/900 peristaltic micropump with a power consumption between 25 and 75 mA at 5 V was employed for regulating the flow rate from 0.0007 to 19 ml</w:t>
      </w:r>
      <w:r w:rsidR="00BD514C">
        <w:rPr>
          <w:rFonts w:ascii="Times New Roman" w:hAnsi="Times New Roman" w:cs="Times New Roman"/>
        </w:rPr>
        <w:t>/</w:t>
      </w:r>
      <w:r w:rsidRPr="002E4045">
        <w:rPr>
          <w:rFonts w:ascii="Times New Roman" w:hAnsi="Times New Roman" w:cs="Times New Roman"/>
        </w:rPr>
        <w:t xml:space="preserve">min. </w:t>
      </w:r>
      <w:r w:rsidR="00F3794C" w:rsidRPr="002E4045">
        <w:rPr>
          <w:rFonts w:ascii="Times New Roman" w:hAnsi="Times New Roman" w:cs="Times New Roman"/>
        </w:rPr>
        <w:t xml:space="preserve">All the different parts of the </w:t>
      </w:r>
      <w:r w:rsidR="00BD514C">
        <w:rPr>
          <w:rFonts w:ascii="Times New Roman" w:hAnsi="Times New Roman" w:cs="Times New Roman"/>
        </w:rPr>
        <w:t>system</w:t>
      </w:r>
      <w:r w:rsidR="00BD514C" w:rsidRPr="002E4045">
        <w:rPr>
          <w:rFonts w:ascii="Times New Roman" w:hAnsi="Times New Roman" w:cs="Times New Roman"/>
        </w:rPr>
        <w:t xml:space="preserve"> </w:t>
      </w:r>
      <w:r w:rsidR="00F3794C" w:rsidRPr="002E4045">
        <w:rPr>
          <w:rFonts w:ascii="Times New Roman" w:hAnsi="Times New Roman" w:cs="Times New Roman"/>
        </w:rPr>
        <w:t xml:space="preserve">where interconnected using </w:t>
      </w:r>
      <w:proofErr w:type="spellStart"/>
      <w:r w:rsidR="00F3794C" w:rsidRPr="002E4045">
        <w:rPr>
          <w:rFonts w:ascii="Times New Roman" w:hAnsi="Times New Roman" w:cs="Times New Roman"/>
        </w:rPr>
        <w:t>PharMe</w:t>
      </w:r>
      <w:r w:rsidR="00A3690E" w:rsidRPr="002E4045">
        <w:rPr>
          <w:rFonts w:ascii="Times New Roman" w:hAnsi="Times New Roman" w:cs="Times New Roman"/>
        </w:rPr>
        <w:t>d</w:t>
      </w:r>
      <w:proofErr w:type="spellEnd"/>
      <w:r w:rsidR="00F3794C" w:rsidRPr="002E4045">
        <w:rPr>
          <w:rFonts w:ascii="Times New Roman" w:hAnsi="Times New Roman" w:cs="Times New Roman"/>
        </w:rPr>
        <w:t xml:space="preserve"> 1/16’’ </w:t>
      </w:r>
      <w:r w:rsidR="00196889">
        <w:rPr>
          <w:rFonts w:ascii="Times New Roman" w:hAnsi="Times New Roman" w:cs="Times New Roman"/>
        </w:rPr>
        <w:t>Internal Diameter (</w:t>
      </w:r>
      <w:r w:rsidR="00F3794C" w:rsidRPr="002E4045">
        <w:rPr>
          <w:rFonts w:ascii="Times New Roman" w:hAnsi="Times New Roman" w:cs="Times New Roman"/>
        </w:rPr>
        <w:t>ID</w:t>
      </w:r>
      <w:r w:rsidR="00196889">
        <w:rPr>
          <w:rFonts w:ascii="Times New Roman" w:hAnsi="Times New Roman" w:cs="Times New Roman"/>
        </w:rPr>
        <w:t>)</w:t>
      </w:r>
      <w:r w:rsidR="00F3794C" w:rsidRPr="002E4045">
        <w:rPr>
          <w:rFonts w:ascii="Times New Roman" w:hAnsi="Times New Roman" w:cs="Times New Roman"/>
        </w:rPr>
        <w:t xml:space="preserve"> tubing that ensure the functionality of the device. </w:t>
      </w:r>
      <w:r w:rsidRPr="002E4045">
        <w:rPr>
          <w:rFonts w:ascii="Times New Roman" w:hAnsi="Times New Roman" w:cs="Times New Roman"/>
        </w:rPr>
        <w:t>Among the different operating conditions offered by the peristaltic micropump, a flow rate of 1.6 m</w:t>
      </w:r>
      <w:r w:rsidR="00BD514C">
        <w:rPr>
          <w:rFonts w:ascii="Times New Roman" w:hAnsi="Times New Roman" w:cs="Times New Roman"/>
        </w:rPr>
        <w:t>l</w:t>
      </w:r>
      <w:r w:rsidRPr="002E4045">
        <w:rPr>
          <w:rFonts w:ascii="Times New Roman" w:hAnsi="Times New Roman" w:cs="Times New Roman"/>
        </w:rPr>
        <w:t xml:space="preserve">/min was chosen to completely refill the sensor </w:t>
      </w:r>
      <w:r w:rsidR="00C97E93">
        <w:rPr>
          <w:rFonts w:ascii="Times New Roman" w:hAnsi="Times New Roman" w:cs="Times New Roman"/>
        </w:rPr>
        <w:t>µchamber</w:t>
      </w:r>
      <w:r w:rsidR="00196889">
        <w:rPr>
          <w:rFonts w:ascii="Times New Roman" w:hAnsi="Times New Roman" w:cs="Times New Roman"/>
        </w:rPr>
        <w:t>s</w:t>
      </w:r>
      <w:r w:rsidR="00F3794C" w:rsidRPr="002E4045">
        <w:rPr>
          <w:rFonts w:ascii="Times New Roman" w:hAnsi="Times New Roman" w:cs="Times New Roman"/>
        </w:rPr>
        <w:t>,</w:t>
      </w:r>
      <w:r w:rsidRPr="002E4045">
        <w:rPr>
          <w:rFonts w:ascii="Times New Roman" w:hAnsi="Times New Roman" w:cs="Times New Roman"/>
        </w:rPr>
        <w:t xml:space="preserve"> using cyclic </w:t>
      </w:r>
      <w:r w:rsidRPr="002E4045">
        <w:rPr>
          <w:rFonts w:ascii="Times New Roman" w:hAnsi="Times New Roman" w:cs="Times New Roman"/>
        </w:rPr>
        <w:lastRenderedPageBreak/>
        <w:t xml:space="preserve">pulses of 1 s for each micro-chamber as presented </w:t>
      </w:r>
      <w:r w:rsidRPr="005C5FFE">
        <w:rPr>
          <w:rFonts w:ascii="Times New Roman" w:hAnsi="Times New Roman" w:cs="Times New Roman"/>
        </w:rPr>
        <w:t xml:space="preserve">in </w:t>
      </w:r>
      <w:r w:rsidR="00EA5BA1" w:rsidRPr="002E4045">
        <w:rPr>
          <w:rFonts w:ascii="Times New Roman" w:hAnsi="Times New Roman" w:cs="Times New Roman"/>
          <w:highlight w:val="yellow"/>
        </w:rPr>
        <w:fldChar w:fldCharType="begin"/>
      </w:r>
      <w:r w:rsidR="00EA5BA1" w:rsidRPr="002E4045">
        <w:rPr>
          <w:rFonts w:ascii="Times New Roman" w:hAnsi="Times New Roman" w:cs="Times New Roman"/>
          <w:highlight w:val="yellow"/>
        </w:rPr>
        <w:instrText xml:space="preserve"> REF _Ref61886620 \h </w:instrText>
      </w:r>
      <w:r w:rsidR="00F365F3">
        <w:rPr>
          <w:rFonts w:ascii="Times New Roman" w:hAnsi="Times New Roman" w:cs="Times New Roman"/>
          <w:highlight w:val="yellow"/>
        </w:rPr>
        <w:instrText xml:space="preserve"> \* MERGEFORMAT </w:instrText>
      </w:r>
      <w:r w:rsidR="00EA5BA1" w:rsidRPr="002E4045">
        <w:rPr>
          <w:rFonts w:ascii="Times New Roman" w:hAnsi="Times New Roman" w:cs="Times New Roman"/>
          <w:highlight w:val="yellow"/>
        </w:rPr>
      </w:r>
      <w:r w:rsidR="00EA5BA1" w:rsidRPr="002E4045">
        <w:rPr>
          <w:rFonts w:ascii="Times New Roman" w:hAnsi="Times New Roman" w:cs="Times New Roman"/>
          <w:highlight w:val="yellow"/>
        </w:rPr>
        <w:fldChar w:fldCharType="separate"/>
      </w:r>
      <w:r w:rsidR="00EC5BBE" w:rsidRPr="002E4045">
        <w:rPr>
          <w:rFonts w:ascii="Times New Roman" w:hAnsi="Times New Roman" w:cs="Times New Roman"/>
        </w:rPr>
        <w:t xml:space="preserve">Figure </w:t>
      </w:r>
      <w:r w:rsidR="00EC5BBE" w:rsidRPr="002E4045">
        <w:rPr>
          <w:rFonts w:ascii="Times New Roman" w:hAnsi="Times New Roman" w:cs="Times New Roman"/>
          <w:noProof/>
        </w:rPr>
        <w:t>3</w:t>
      </w:r>
      <w:r w:rsidR="00EA5BA1" w:rsidRPr="002E4045">
        <w:rPr>
          <w:rFonts w:ascii="Times New Roman" w:hAnsi="Times New Roman" w:cs="Times New Roman"/>
          <w:highlight w:val="yellow"/>
        </w:rPr>
        <w:fldChar w:fldCharType="end"/>
      </w:r>
      <w:r w:rsidRPr="002E4045">
        <w:rPr>
          <w:rFonts w:ascii="Times New Roman" w:hAnsi="Times New Roman" w:cs="Times New Roman"/>
        </w:rPr>
        <w:t xml:space="preserve">b. </w:t>
      </w:r>
      <w:r w:rsidR="007149A7" w:rsidRPr="002E4045">
        <w:rPr>
          <w:rFonts w:ascii="Times New Roman" w:hAnsi="Times New Roman" w:cs="Times New Roman"/>
        </w:rPr>
        <w:t>Finally</w:t>
      </w:r>
      <w:r w:rsidRPr="002E4045">
        <w:rPr>
          <w:rFonts w:ascii="Times New Roman" w:hAnsi="Times New Roman" w:cs="Times New Roman"/>
        </w:rPr>
        <w:t xml:space="preserve">, the general protocol </w:t>
      </w:r>
      <w:r w:rsidR="007149A7" w:rsidRPr="002E4045">
        <w:rPr>
          <w:rFonts w:ascii="Times New Roman" w:hAnsi="Times New Roman" w:cs="Times New Roman"/>
        </w:rPr>
        <w:t xml:space="preserve">to perform the measurement implemented in our </w:t>
      </w:r>
      <w:r w:rsidR="002C2D8E" w:rsidRPr="002E4045">
        <w:rPr>
          <w:rFonts w:ascii="Times New Roman" w:hAnsi="Times New Roman" w:cs="Times New Roman"/>
        </w:rPr>
        <w:t xml:space="preserve">module </w:t>
      </w:r>
      <w:r w:rsidR="007149A7" w:rsidRPr="002E4045">
        <w:rPr>
          <w:rFonts w:ascii="Times New Roman" w:hAnsi="Times New Roman" w:cs="Times New Roman"/>
        </w:rPr>
        <w:t xml:space="preserve">is </w:t>
      </w:r>
      <w:r w:rsidR="002C2D8E" w:rsidRPr="002E4045">
        <w:rPr>
          <w:rFonts w:ascii="Times New Roman" w:hAnsi="Times New Roman" w:cs="Times New Roman"/>
        </w:rPr>
        <w:t>the well-presented</w:t>
      </w:r>
      <w:r w:rsidR="007149A7" w:rsidRPr="002E4045">
        <w:rPr>
          <w:rFonts w:ascii="Times New Roman" w:hAnsi="Times New Roman" w:cs="Times New Roman"/>
        </w:rPr>
        <w:t xml:space="preserve"> </w:t>
      </w:r>
      <w:r w:rsidR="002C2D8E" w:rsidRPr="002E4045">
        <w:rPr>
          <w:rFonts w:ascii="Times New Roman" w:hAnsi="Times New Roman" w:cs="Times New Roman"/>
        </w:rPr>
        <w:t xml:space="preserve">and described </w:t>
      </w:r>
      <w:r w:rsidR="007149A7" w:rsidRPr="002E4045">
        <w:rPr>
          <w:rFonts w:ascii="Times New Roman" w:hAnsi="Times New Roman" w:cs="Times New Roman"/>
        </w:rPr>
        <w:t>in</w:t>
      </w:r>
      <w:r w:rsidRPr="002E4045">
        <w:rPr>
          <w:rFonts w:ascii="Times New Roman" w:hAnsi="Times New Roman" w:cs="Times New Roman"/>
        </w:rPr>
        <w:t xml:space="preserve"> </w:t>
      </w:r>
      <w:r w:rsidR="00196889">
        <w:rPr>
          <w:rFonts w:ascii="Times New Roman" w:hAnsi="Times New Roman" w:cs="Times New Roman"/>
        </w:rPr>
        <w:t>T</w:t>
      </w:r>
      <w:r w:rsidRPr="005C5FFE">
        <w:rPr>
          <w:rFonts w:ascii="Times New Roman" w:hAnsi="Times New Roman" w:cs="Times New Roman"/>
        </w:rPr>
        <w:t xml:space="preserve">able </w:t>
      </w:r>
      <w:r w:rsidR="00502FAB">
        <w:rPr>
          <w:rFonts w:ascii="Times New Roman" w:hAnsi="Times New Roman" w:cs="Times New Roman"/>
        </w:rPr>
        <w:t>1</w:t>
      </w:r>
      <w:r w:rsidRPr="002E4045">
        <w:rPr>
          <w:rFonts w:ascii="Times New Roman" w:hAnsi="Times New Roman" w:cs="Times New Roman"/>
        </w:rPr>
        <w:t xml:space="preserve">. </w:t>
      </w:r>
    </w:p>
    <w:p w14:paraId="5D03E888" w14:textId="4455CFF5" w:rsidR="005C4148" w:rsidRDefault="0038602A">
      <w:pPr>
        <w:pBdr>
          <w:top w:val="nil"/>
          <w:left w:val="nil"/>
          <w:bottom w:val="nil"/>
          <w:right w:val="nil"/>
          <w:between w:val="nil"/>
        </w:pBdr>
        <w:spacing w:after="0"/>
        <w:jc w:val="both"/>
        <w:rPr>
          <w:rFonts w:ascii="Times New Roman" w:eastAsia="Times New Roman" w:hAnsi="Times New Roman" w:cs="Times New Roman"/>
          <w:b/>
          <w:color w:val="000000"/>
        </w:rPr>
      </w:pPr>
      <w:r w:rsidRPr="002E4045">
        <w:rPr>
          <w:rFonts w:ascii="Times New Roman" w:eastAsia="Times New Roman" w:hAnsi="Times New Roman" w:cs="Times New Roman"/>
          <w:b/>
          <w:bCs/>
          <w:color w:val="000000"/>
        </w:rPr>
        <w:t>2.4</w:t>
      </w:r>
      <w:r w:rsidR="000A4F73">
        <w:rPr>
          <w:rFonts w:ascii="Times New Roman" w:eastAsia="Times New Roman" w:hAnsi="Times New Roman" w:cs="Times New Roman"/>
          <w:b/>
          <w:bCs/>
          <w:color w:val="000000"/>
        </w:rPr>
        <w:t>.</w:t>
      </w:r>
      <w:r w:rsidR="00E672CD" w:rsidRPr="002E4045">
        <w:rPr>
          <w:rFonts w:ascii="Times New Roman" w:eastAsia="Times New Roman" w:hAnsi="Times New Roman" w:cs="Times New Roman"/>
          <w:b/>
          <w:bCs/>
          <w:color w:val="000000"/>
        </w:rPr>
        <w:t xml:space="preserve"> T</w:t>
      </w:r>
      <w:r w:rsidR="00E672CD">
        <w:rPr>
          <w:rFonts w:ascii="Times New Roman" w:eastAsia="Times New Roman" w:hAnsi="Times New Roman" w:cs="Times New Roman"/>
          <w:b/>
          <w:color w:val="000000"/>
        </w:rPr>
        <w:t>he electronic system</w:t>
      </w:r>
    </w:p>
    <w:p w14:paraId="79FC960D" w14:textId="77777777" w:rsidR="00EA5BA1" w:rsidRPr="00EA25E7" w:rsidRDefault="00EA5BA1">
      <w:pPr>
        <w:pBdr>
          <w:top w:val="nil"/>
          <w:left w:val="nil"/>
          <w:bottom w:val="nil"/>
          <w:right w:val="nil"/>
          <w:between w:val="nil"/>
        </w:pBdr>
        <w:spacing w:after="0"/>
        <w:jc w:val="both"/>
        <w:rPr>
          <w:rFonts w:ascii="Times New Roman" w:eastAsia="Times New Roman" w:hAnsi="Times New Roman" w:cs="Times New Roman"/>
          <w:color w:val="000000"/>
        </w:rPr>
      </w:pPr>
    </w:p>
    <w:p w14:paraId="5C93EDA8" w14:textId="77777777" w:rsidR="00061855" w:rsidRDefault="00EA5BA1">
      <w:pPr>
        <w:pBdr>
          <w:top w:val="nil"/>
          <w:left w:val="nil"/>
          <w:bottom w:val="nil"/>
          <w:right w:val="nil"/>
          <w:between w:val="nil"/>
        </w:pBdr>
        <w:spacing w:after="0"/>
        <w:jc w:val="both"/>
        <w:rPr>
          <w:rFonts w:ascii="Times New Roman" w:eastAsia="Times New Roman" w:hAnsi="Times New Roman" w:cs="Times New Roman"/>
          <w:color w:val="000000"/>
        </w:rPr>
      </w:pPr>
      <w:r w:rsidRPr="00EA5BA1">
        <w:rPr>
          <w:rFonts w:ascii="Times New Roman" w:eastAsia="Times New Roman" w:hAnsi="Times New Roman" w:cs="Times New Roman"/>
          <w:color w:val="000000"/>
        </w:rPr>
        <w:t xml:space="preserve">To control a measurement </w:t>
      </w:r>
      <w:ins w:id="52" w:author="Manuel Lopez De Miguel" w:date="2021-12-29T17:02:00Z">
        <w:r w:rsidR="00A3603F">
          <w:rPr>
            <w:rFonts w:ascii="Times New Roman" w:eastAsia="Times New Roman" w:hAnsi="Times New Roman" w:cs="Times New Roman"/>
            <w:color w:val="000000"/>
          </w:rPr>
          <w:t>structure</w:t>
        </w:r>
      </w:ins>
      <w:del w:id="53" w:author="Manuel Lopez De Miguel" w:date="2021-12-29T17:02:00Z">
        <w:r w:rsidRPr="00EA5BA1" w:rsidDel="00A3603F">
          <w:rPr>
            <w:rFonts w:ascii="Times New Roman" w:eastAsia="Times New Roman" w:hAnsi="Times New Roman" w:cs="Times New Roman"/>
            <w:color w:val="000000"/>
          </w:rPr>
          <w:delText>system</w:delText>
        </w:r>
      </w:del>
      <w:r w:rsidRPr="00EA5BA1">
        <w:rPr>
          <w:rFonts w:ascii="Times New Roman" w:eastAsia="Times New Roman" w:hAnsi="Times New Roman" w:cs="Times New Roman"/>
          <w:color w:val="000000"/>
        </w:rPr>
        <w:t xml:space="preserve"> as complex as the one proposed in this </w:t>
      </w:r>
      <w:r w:rsidR="007B222D">
        <w:rPr>
          <w:rFonts w:ascii="Times New Roman" w:eastAsia="Times New Roman" w:hAnsi="Times New Roman" w:cs="Times New Roman"/>
          <w:color w:val="000000"/>
        </w:rPr>
        <w:t>work</w:t>
      </w:r>
      <w:r w:rsidRPr="00EA5BA1">
        <w:rPr>
          <w:rFonts w:ascii="Times New Roman" w:eastAsia="Times New Roman" w:hAnsi="Times New Roman" w:cs="Times New Roman"/>
          <w:color w:val="000000"/>
        </w:rPr>
        <w:t>, it was necessary</w:t>
      </w:r>
      <w:r w:rsidR="000F01FD">
        <w:rPr>
          <w:rFonts w:ascii="Times New Roman" w:eastAsia="Times New Roman" w:hAnsi="Times New Roman" w:cs="Times New Roman"/>
          <w:color w:val="000000"/>
        </w:rPr>
        <w:t xml:space="preserve"> to design </w:t>
      </w:r>
      <w:r w:rsidRPr="00EA5BA1">
        <w:rPr>
          <w:rFonts w:ascii="Times New Roman" w:eastAsia="Times New Roman" w:hAnsi="Times New Roman" w:cs="Times New Roman"/>
          <w:color w:val="000000"/>
        </w:rPr>
        <w:t xml:space="preserve">an electronic system capable of: (i) </w:t>
      </w:r>
      <w:ins w:id="54" w:author="Manuel Lopez De Miguel" w:date="2021-12-29T17:05:00Z">
        <w:r w:rsidR="00B757F9" w:rsidRPr="00B757F9">
          <w:rPr>
            <w:rFonts w:ascii="Times New Roman" w:eastAsia="Times New Roman" w:hAnsi="Times New Roman" w:cs="Times New Roman"/>
            <w:color w:val="000000"/>
          </w:rPr>
          <w:t>act</w:t>
        </w:r>
      </w:ins>
      <w:ins w:id="55" w:author="Manuel Lopez De Miguel" w:date="2021-12-29T17:06:00Z">
        <w:r w:rsidR="00B757F9">
          <w:rPr>
            <w:rFonts w:ascii="Times New Roman" w:eastAsia="Times New Roman" w:hAnsi="Times New Roman" w:cs="Times New Roman"/>
            <w:color w:val="000000"/>
          </w:rPr>
          <w:t>ing</w:t>
        </w:r>
      </w:ins>
      <w:ins w:id="56" w:author="Manuel Lopez De Miguel" w:date="2021-12-29T17:05:00Z">
        <w:r w:rsidR="00B757F9" w:rsidRPr="00B757F9">
          <w:rPr>
            <w:rFonts w:ascii="Times New Roman" w:eastAsia="Times New Roman" w:hAnsi="Times New Roman" w:cs="Times New Roman"/>
            <w:color w:val="000000"/>
          </w:rPr>
          <w:t xml:space="preserve"> on the different microvalves and micropump</w:t>
        </w:r>
        <w:r w:rsidR="00B757F9">
          <w:rPr>
            <w:rFonts w:ascii="Times New Roman" w:eastAsia="Times New Roman" w:hAnsi="Times New Roman" w:cs="Times New Roman"/>
            <w:color w:val="000000"/>
          </w:rPr>
          <w:t>s for</w:t>
        </w:r>
        <w:r w:rsidR="00B757F9" w:rsidRPr="00B757F9">
          <w:rPr>
            <w:rFonts w:ascii="Times New Roman" w:eastAsia="Times New Roman" w:hAnsi="Times New Roman" w:cs="Times New Roman"/>
            <w:color w:val="000000"/>
          </w:rPr>
          <w:t xml:space="preserve"> </w:t>
        </w:r>
      </w:ins>
      <w:r w:rsidRPr="00EA5BA1">
        <w:rPr>
          <w:rFonts w:ascii="Times New Roman" w:eastAsia="Times New Roman" w:hAnsi="Times New Roman" w:cs="Times New Roman"/>
          <w:color w:val="000000"/>
        </w:rPr>
        <w:t xml:space="preserve">allowing the introduction, in a controlled manner, of the different chemical compounds </w:t>
      </w:r>
      <w:r w:rsidR="00C151B8">
        <w:rPr>
          <w:rFonts w:ascii="Times New Roman" w:eastAsia="Times New Roman" w:hAnsi="Times New Roman" w:cs="Times New Roman"/>
          <w:color w:val="000000"/>
        </w:rPr>
        <w:t xml:space="preserve">into the </w:t>
      </w:r>
      <w:r w:rsidR="00E0443C">
        <w:rPr>
          <w:rFonts w:ascii="Times New Roman" w:eastAsia="Times New Roman" w:hAnsi="Times New Roman" w:cs="Times New Roman"/>
          <w:color w:val="000000"/>
        </w:rPr>
        <w:t xml:space="preserve">manifolds </w:t>
      </w:r>
      <w:r w:rsidRPr="00EA5BA1">
        <w:rPr>
          <w:rFonts w:ascii="Times New Roman" w:eastAsia="Times New Roman" w:hAnsi="Times New Roman" w:cs="Times New Roman"/>
          <w:color w:val="000000"/>
        </w:rPr>
        <w:t xml:space="preserve">to </w:t>
      </w:r>
      <w:r w:rsidR="00E0443C">
        <w:rPr>
          <w:rFonts w:ascii="Times New Roman" w:eastAsia="Times New Roman" w:hAnsi="Times New Roman" w:cs="Times New Roman"/>
          <w:color w:val="000000"/>
        </w:rPr>
        <w:t xml:space="preserve">prepare the different solutions </w:t>
      </w:r>
      <w:r w:rsidR="00CF423A">
        <w:rPr>
          <w:rFonts w:ascii="Times New Roman" w:eastAsia="Times New Roman" w:hAnsi="Times New Roman" w:cs="Times New Roman"/>
          <w:color w:val="000000"/>
        </w:rPr>
        <w:t xml:space="preserve">in order to detect </w:t>
      </w:r>
      <w:r w:rsidRPr="00EA5BA1">
        <w:rPr>
          <w:rFonts w:ascii="Times New Roman" w:eastAsia="Times New Roman" w:hAnsi="Times New Roman" w:cs="Times New Roman"/>
          <w:color w:val="000000"/>
        </w:rPr>
        <w:t>simultaneous</w:t>
      </w:r>
      <w:r w:rsidR="00CF423A">
        <w:rPr>
          <w:rFonts w:ascii="Times New Roman" w:eastAsia="Times New Roman" w:hAnsi="Times New Roman" w:cs="Times New Roman"/>
          <w:color w:val="000000"/>
        </w:rPr>
        <w:t>ly</w:t>
      </w:r>
      <w:r w:rsidRPr="00EA5BA1">
        <w:rPr>
          <w:rFonts w:ascii="Times New Roman" w:eastAsia="Times New Roman" w:hAnsi="Times New Roman" w:cs="Times New Roman"/>
          <w:color w:val="000000"/>
        </w:rPr>
        <w:t xml:space="preserve"> the different analytes; (ii) </w:t>
      </w:r>
      <w:ins w:id="57" w:author="Manuel Lopez De Miguel" w:date="2021-12-29T17:07:00Z">
        <w:r w:rsidR="00B757F9">
          <w:rPr>
            <w:rFonts w:ascii="Times New Roman" w:eastAsia="Times New Roman" w:hAnsi="Times New Roman" w:cs="Times New Roman"/>
            <w:color w:val="000000"/>
          </w:rPr>
          <w:t xml:space="preserve">manage the </w:t>
        </w:r>
      </w:ins>
      <w:r w:rsidRPr="00EA5BA1">
        <w:rPr>
          <w:rFonts w:ascii="Times New Roman" w:eastAsia="Times New Roman" w:hAnsi="Times New Roman" w:cs="Times New Roman"/>
          <w:color w:val="000000"/>
        </w:rPr>
        <w:t>introduc</w:t>
      </w:r>
      <w:ins w:id="58" w:author="Manuel Lopez De Miguel" w:date="2021-12-29T17:07:00Z">
        <w:r w:rsidR="00B757F9">
          <w:rPr>
            <w:rFonts w:ascii="Times New Roman" w:eastAsia="Times New Roman" w:hAnsi="Times New Roman" w:cs="Times New Roman"/>
            <w:color w:val="000000"/>
          </w:rPr>
          <w:t>tion of</w:t>
        </w:r>
      </w:ins>
      <w:del w:id="59" w:author="Manuel Lopez De Miguel" w:date="2021-12-29T17:07:00Z">
        <w:r w:rsidRPr="00EA5BA1" w:rsidDel="00B757F9">
          <w:rPr>
            <w:rFonts w:ascii="Times New Roman" w:eastAsia="Times New Roman" w:hAnsi="Times New Roman" w:cs="Times New Roman"/>
            <w:color w:val="000000"/>
          </w:rPr>
          <w:delText>e</w:delText>
        </w:r>
      </w:del>
      <w:r w:rsidRPr="00EA5BA1">
        <w:rPr>
          <w:rFonts w:ascii="Times New Roman" w:eastAsia="Times New Roman" w:hAnsi="Times New Roman" w:cs="Times New Roman"/>
          <w:color w:val="000000"/>
        </w:rPr>
        <w:t xml:space="preserve"> the analyte in the </w:t>
      </w:r>
      <w:r w:rsidR="00C97E93">
        <w:rPr>
          <w:rFonts w:ascii="Times New Roman" w:eastAsia="Times New Roman" w:hAnsi="Times New Roman" w:cs="Times New Roman"/>
          <w:color w:val="000000"/>
        </w:rPr>
        <w:t>µchamber</w:t>
      </w:r>
      <w:r w:rsidRPr="00EA5BA1">
        <w:rPr>
          <w:rFonts w:ascii="Times New Roman" w:eastAsia="Times New Roman" w:hAnsi="Times New Roman" w:cs="Times New Roman"/>
          <w:color w:val="000000"/>
        </w:rPr>
        <w:t xml:space="preserve">s </w:t>
      </w:r>
      <w:r w:rsidR="00CF423A">
        <w:rPr>
          <w:rFonts w:ascii="Times New Roman" w:eastAsia="Times New Roman" w:hAnsi="Times New Roman" w:cs="Times New Roman"/>
          <w:color w:val="000000"/>
        </w:rPr>
        <w:t>to</w:t>
      </w:r>
      <w:r w:rsidRPr="00EA5BA1">
        <w:rPr>
          <w:rFonts w:ascii="Times New Roman" w:eastAsia="Times New Roman" w:hAnsi="Times New Roman" w:cs="Times New Roman"/>
          <w:color w:val="000000"/>
        </w:rPr>
        <w:t xml:space="preserve"> carry out the measurement and (iii) extract the </w:t>
      </w:r>
      <w:r w:rsidR="00CF423A">
        <w:rPr>
          <w:rFonts w:ascii="Times New Roman" w:eastAsia="Times New Roman" w:hAnsi="Times New Roman" w:cs="Times New Roman"/>
          <w:color w:val="000000"/>
        </w:rPr>
        <w:t xml:space="preserve">used up </w:t>
      </w:r>
      <w:r w:rsidRPr="00EA5BA1">
        <w:rPr>
          <w:rFonts w:ascii="Times New Roman" w:eastAsia="Times New Roman" w:hAnsi="Times New Roman" w:cs="Times New Roman"/>
          <w:color w:val="000000"/>
        </w:rPr>
        <w:t>material</w:t>
      </w:r>
      <w:r w:rsidR="00363262">
        <w:rPr>
          <w:rFonts w:ascii="Times New Roman" w:eastAsia="Times New Roman" w:hAnsi="Times New Roman" w:cs="Times New Roman"/>
          <w:color w:val="000000"/>
        </w:rPr>
        <w:t>s</w:t>
      </w:r>
      <w:r w:rsidRPr="00EA5BA1">
        <w:rPr>
          <w:rFonts w:ascii="Times New Roman" w:eastAsia="Times New Roman" w:hAnsi="Times New Roman" w:cs="Times New Roman"/>
          <w:color w:val="000000"/>
        </w:rPr>
        <w:t xml:space="preserve"> from </w:t>
      </w:r>
      <w:r w:rsidR="00E0443C">
        <w:rPr>
          <w:rFonts w:ascii="Times New Roman" w:eastAsia="Times New Roman" w:hAnsi="Times New Roman" w:cs="Times New Roman"/>
          <w:color w:val="000000"/>
        </w:rPr>
        <w:t>manifolds and</w:t>
      </w:r>
      <w:r w:rsidRPr="00EA5BA1">
        <w:rPr>
          <w:rFonts w:ascii="Times New Roman" w:eastAsia="Times New Roman" w:hAnsi="Times New Roman" w:cs="Times New Roman"/>
          <w:color w:val="000000"/>
        </w:rPr>
        <w:t xml:space="preserve"> </w:t>
      </w:r>
      <w:r w:rsidR="00C97E93">
        <w:rPr>
          <w:rFonts w:ascii="Times New Roman" w:eastAsia="Times New Roman" w:hAnsi="Times New Roman" w:cs="Times New Roman"/>
          <w:color w:val="000000"/>
        </w:rPr>
        <w:t>µchamber</w:t>
      </w:r>
      <w:r w:rsidRPr="00EA5BA1">
        <w:rPr>
          <w:rFonts w:ascii="Times New Roman" w:eastAsia="Times New Roman" w:hAnsi="Times New Roman" w:cs="Times New Roman"/>
          <w:color w:val="000000"/>
        </w:rPr>
        <w:t>s</w:t>
      </w:r>
      <w:r w:rsidR="00E0443C">
        <w:rPr>
          <w:rFonts w:ascii="Times New Roman" w:eastAsia="Times New Roman" w:hAnsi="Times New Roman" w:cs="Times New Roman"/>
          <w:color w:val="000000"/>
        </w:rPr>
        <w:t>,</w:t>
      </w:r>
      <w:r w:rsidRPr="00EA5BA1">
        <w:rPr>
          <w:rFonts w:ascii="Times New Roman" w:eastAsia="Times New Roman" w:hAnsi="Times New Roman" w:cs="Times New Roman"/>
          <w:color w:val="000000"/>
        </w:rPr>
        <w:t xml:space="preserve"> clean </w:t>
      </w:r>
      <w:r w:rsidR="00E0443C">
        <w:rPr>
          <w:rFonts w:ascii="Times New Roman" w:eastAsia="Times New Roman" w:hAnsi="Times New Roman" w:cs="Times New Roman"/>
          <w:color w:val="000000"/>
        </w:rPr>
        <w:t>the prototype and regenerate the sensors</w:t>
      </w:r>
      <w:r w:rsidRPr="00EA5BA1">
        <w:rPr>
          <w:rFonts w:ascii="Times New Roman" w:eastAsia="Times New Roman" w:hAnsi="Times New Roman" w:cs="Times New Roman"/>
          <w:color w:val="000000"/>
        </w:rPr>
        <w:t xml:space="preserve"> to be able to carry out the next measurement. </w:t>
      </w:r>
      <w:r w:rsidR="00E4351D">
        <w:rPr>
          <w:rFonts w:ascii="Times New Roman" w:eastAsia="Times New Roman" w:hAnsi="Times New Roman" w:cs="Times New Roman"/>
          <w:color w:val="000000"/>
        </w:rPr>
        <w:t xml:space="preserve">Figure </w:t>
      </w:r>
      <w:r w:rsidR="00D50B94">
        <w:rPr>
          <w:rFonts w:ascii="Times New Roman" w:eastAsia="Times New Roman" w:hAnsi="Times New Roman" w:cs="Times New Roman"/>
          <w:color w:val="000000"/>
        </w:rPr>
        <w:t>5</w:t>
      </w:r>
      <w:r w:rsidR="00E4351D">
        <w:rPr>
          <w:rFonts w:ascii="Times New Roman" w:eastAsia="Times New Roman" w:hAnsi="Times New Roman" w:cs="Times New Roman"/>
          <w:color w:val="000000"/>
        </w:rPr>
        <w:t xml:space="preserve"> </w:t>
      </w:r>
      <w:r w:rsidR="00B37E58">
        <w:rPr>
          <w:rFonts w:ascii="Times New Roman" w:eastAsia="Times New Roman" w:hAnsi="Times New Roman" w:cs="Times New Roman"/>
          <w:color w:val="000000"/>
        </w:rPr>
        <w:t xml:space="preserve">shows </w:t>
      </w:r>
      <w:ins w:id="60" w:author="Manel Lopez" w:date="2022-01-03T10:22:00Z">
        <w:r w:rsidR="00C6127C">
          <w:rPr>
            <w:rFonts w:ascii="Times New Roman" w:eastAsia="Times New Roman" w:hAnsi="Times New Roman" w:cs="Times New Roman"/>
            <w:color w:val="000000"/>
          </w:rPr>
          <w:t xml:space="preserve">a block diagram </w:t>
        </w:r>
      </w:ins>
      <w:ins w:id="61" w:author="Manel Lopez" w:date="2022-01-03T10:23:00Z">
        <w:r w:rsidR="00220AB1">
          <w:rPr>
            <w:rFonts w:ascii="Times New Roman" w:eastAsia="Times New Roman" w:hAnsi="Times New Roman" w:cs="Times New Roman"/>
            <w:color w:val="000000"/>
          </w:rPr>
          <w:t>that presents the main characteristics of</w:t>
        </w:r>
      </w:ins>
      <w:ins w:id="62" w:author="Manel Lopez" w:date="2022-01-03T10:22:00Z">
        <w:r w:rsidR="00C6127C">
          <w:rPr>
            <w:rFonts w:ascii="Times New Roman" w:eastAsia="Times New Roman" w:hAnsi="Times New Roman" w:cs="Times New Roman"/>
            <w:color w:val="000000"/>
          </w:rPr>
          <w:t xml:space="preserve"> </w:t>
        </w:r>
      </w:ins>
      <w:r w:rsidR="00B37E58">
        <w:rPr>
          <w:rFonts w:ascii="Times New Roman" w:eastAsia="Times New Roman" w:hAnsi="Times New Roman" w:cs="Times New Roman"/>
          <w:color w:val="000000"/>
        </w:rPr>
        <w:t>the two</w:t>
      </w:r>
      <w:del w:id="63" w:author="Manuel Lopez De Miguel" w:date="2021-12-29T17:07:00Z">
        <w:r w:rsidR="00B37E58" w:rsidDel="00B757F9">
          <w:rPr>
            <w:rFonts w:ascii="Times New Roman" w:eastAsia="Times New Roman" w:hAnsi="Times New Roman" w:cs="Times New Roman"/>
            <w:color w:val="000000"/>
          </w:rPr>
          <w:delText xml:space="preserve"> main</w:delText>
        </w:r>
      </w:del>
      <w:r w:rsidR="00B37E58">
        <w:rPr>
          <w:rFonts w:ascii="Times New Roman" w:eastAsia="Times New Roman" w:hAnsi="Times New Roman" w:cs="Times New Roman"/>
          <w:color w:val="000000"/>
        </w:rPr>
        <w:t xml:space="preserve"> </w:t>
      </w:r>
      <w:r w:rsidR="00E4351D">
        <w:rPr>
          <w:rFonts w:ascii="Times New Roman" w:eastAsia="Times New Roman" w:hAnsi="Times New Roman" w:cs="Times New Roman"/>
          <w:color w:val="000000"/>
        </w:rPr>
        <w:t xml:space="preserve">electronic </w:t>
      </w:r>
      <w:r w:rsidR="00B37E58">
        <w:rPr>
          <w:rFonts w:ascii="Times New Roman" w:eastAsia="Times New Roman" w:hAnsi="Times New Roman" w:cs="Times New Roman"/>
          <w:color w:val="000000"/>
        </w:rPr>
        <w:t>sub</w:t>
      </w:r>
      <w:r w:rsidR="00E4351D">
        <w:rPr>
          <w:rFonts w:ascii="Times New Roman" w:eastAsia="Times New Roman" w:hAnsi="Times New Roman" w:cs="Times New Roman"/>
          <w:color w:val="000000"/>
        </w:rPr>
        <w:t>system</w:t>
      </w:r>
      <w:r w:rsidR="00B37E58">
        <w:rPr>
          <w:rFonts w:ascii="Times New Roman" w:eastAsia="Times New Roman" w:hAnsi="Times New Roman" w:cs="Times New Roman"/>
          <w:color w:val="000000"/>
        </w:rPr>
        <w:t>s</w:t>
      </w:r>
      <w:ins w:id="64" w:author="Manel Lopez" w:date="2022-01-03T10:24:00Z">
        <w:r w:rsidR="00220AB1">
          <w:rPr>
            <w:rFonts w:ascii="Times New Roman" w:eastAsia="Times New Roman" w:hAnsi="Times New Roman" w:cs="Times New Roman"/>
            <w:color w:val="000000"/>
          </w:rPr>
          <w:t xml:space="preserve"> </w:t>
        </w:r>
        <w:r w:rsidR="00220AB1" w:rsidRPr="00220AB1">
          <w:rPr>
            <w:rFonts w:ascii="Times New Roman" w:eastAsia="Times New Roman" w:hAnsi="Times New Roman" w:cs="Times New Roman"/>
            <w:color w:val="000000"/>
          </w:rPr>
          <w:t>that make up the complete electronic system</w:t>
        </w:r>
      </w:ins>
      <w:ins w:id="65" w:author="Manel Lopez" w:date="2022-01-03T11:18:00Z">
        <w:r w:rsidR="00C12D80">
          <w:rPr>
            <w:rFonts w:ascii="Times New Roman" w:eastAsia="Times New Roman" w:hAnsi="Times New Roman" w:cs="Times New Roman"/>
            <w:color w:val="000000"/>
          </w:rPr>
          <w:t xml:space="preserve">: The </w:t>
        </w:r>
        <w:r w:rsidR="00061855">
          <w:rPr>
            <w:rFonts w:ascii="Times New Roman" w:eastAsia="Times New Roman" w:hAnsi="Times New Roman" w:cs="Times New Roman"/>
            <w:color w:val="000000"/>
          </w:rPr>
          <w:t>excitation signa</w:t>
        </w:r>
      </w:ins>
      <w:ins w:id="66" w:author="Manel Lopez" w:date="2022-01-03T11:19:00Z">
        <w:r w:rsidR="00061855">
          <w:rPr>
            <w:rFonts w:ascii="Times New Roman" w:eastAsia="Times New Roman" w:hAnsi="Times New Roman" w:cs="Times New Roman"/>
            <w:color w:val="000000"/>
          </w:rPr>
          <w:t>l generator and acquisition electronic subsystem and the central unit subsystem</w:t>
        </w:r>
      </w:ins>
      <w:r w:rsidR="00E4351D">
        <w:rPr>
          <w:rFonts w:ascii="Times New Roman" w:eastAsia="Times New Roman" w:hAnsi="Times New Roman" w:cs="Times New Roman"/>
          <w:color w:val="000000"/>
        </w:rPr>
        <w:t>.</w:t>
      </w:r>
    </w:p>
    <w:p w14:paraId="71DBDF86" w14:textId="77777777" w:rsidR="00061855" w:rsidRDefault="0000751D">
      <w:pPr>
        <w:pBdr>
          <w:top w:val="nil"/>
          <w:left w:val="nil"/>
          <w:bottom w:val="nil"/>
          <w:right w:val="nil"/>
          <w:between w:val="nil"/>
        </w:pBdr>
        <w:spacing w:after="0"/>
        <w:jc w:val="both"/>
        <w:rPr>
          <w:ins w:id="67" w:author="Manel Lopez" w:date="2022-01-03T11:23:00Z"/>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AD371F" w:rsidRPr="00EA25E7">
        <w:rPr>
          <w:rFonts w:ascii="Times New Roman" w:eastAsia="Times New Roman" w:hAnsi="Times New Roman" w:cs="Times New Roman"/>
          <w:color w:val="000000"/>
        </w:rPr>
        <w:t>excitation signal and the acquisition electronic</w:t>
      </w:r>
      <w:r w:rsidR="00D51805">
        <w:rPr>
          <w:rFonts w:ascii="Times New Roman" w:eastAsia="Times New Roman" w:hAnsi="Times New Roman" w:cs="Times New Roman"/>
          <w:color w:val="000000"/>
        </w:rPr>
        <w:t xml:space="preserve"> subsystem</w:t>
      </w:r>
      <w:r w:rsidR="00AD371F">
        <w:rPr>
          <w:rFonts w:ascii="Times New Roman" w:eastAsia="Times New Roman" w:hAnsi="Times New Roman" w:cs="Times New Roman"/>
          <w:color w:val="000000"/>
        </w:rPr>
        <w:t>,</w:t>
      </w:r>
      <w:r w:rsidR="00AD371F" w:rsidRPr="00EA25E7">
        <w:rPr>
          <w:rFonts w:ascii="Times New Roman" w:eastAsia="Times New Roman" w:hAnsi="Times New Roman" w:cs="Times New Roman"/>
          <w:color w:val="000000"/>
        </w:rPr>
        <w:t xml:space="preserve"> called henceforth </w:t>
      </w:r>
      <w:r w:rsidR="00AD371F">
        <w:rPr>
          <w:rFonts w:ascii="Times New Roman" w:eastAsia="Times New Roman" w:hAnsi="Times New Roman" w:cs="Times New Roman"/>
          <w:color w:val="000000"/>
        </w:rPr>
        <w:t>sensor unit (SU)</w:t>
      </w:r>
      <w:r>
        <w:rPr>
          <w:rFonts w:ascii="Times New Roman" w:eastAsia="Times New Roman" w:hAnsi="Times New Roman" w:cs="Times New Roman"/>
          <w:color w:val="000000"/>
        </w:rPr>
        <w:t xml:space="preserve">, is related with the </w:t>
      </w:r>
      <w:ins w:id="68" w:author="Manuel Lopez De Miguel" w:date="2021-12-29T17:08:00Z">
        <w:r w:rsidR="00B757F9">
          <w:rPr>
            <w:rFonts w:ascii="Times New Roman" w:eastAsia="Times New Roman" w:hAnsi="Times New Roman" w:cs="Times New Roman"/>
            <w:color w:val="000000"/>
          </w:rPr>
          <w:t>fin</w:t>
        </w:r>
      </w:ins>
      <w:del w:id="69" w:author="Manuel Lopez De Miguel" w:date="2021-12-29T17:08:00Z">
        <w:r w:rsidR="00B37E58" w:rsidDel="00B757F9">
          <w:rPr>
            <w:rFonts w:ascii="Times New Roman" w:eastAsia="Times New Roman" w:hAnsi="Times New Roman" w:cs="Times New Roman"/>
            <w:color w:val="000000"/>
          </w:rPr>
          <w:delText>re</w:delText>
        </w:r>
      </w:del>
      <w:r w:rsidR="00B37E58">
        <w:rPr>
          <w:rFonts w:ascii="Times New Roman" w:eastAsia="Times New Roman" w:hAnsi="Times New Roman" w:cs="Times New Roman"/>
          <w:color w:val="000000"/>
        </w:rPr>
        <w:t xml:space="preserve">al </w:t>
      </w:r>
      <w:r>
        <w:rPr>
          <w:rFonts w:ascii="Times New Roman" w:eastAsia="Times New Roman" w:hAnsi="Times New Roman" w:cs="Times New Roman"/>
          <w:color w:val="000000"/>
        </w:rPr>
        <w:t>measurement</w:t>
      </w:r>
      <w:r w:rsidR="00D50B94">
        <w:rPr>
          <w:rFonts w:ascii="Times New Roman" w:eastAsia="Times New Roman" w:hAnsi="Times New Roman" w:cs="Times New Roman"/>
          <w:color w:val="000000"/>
        </w:rPr>
        <w:t>, includ</w:t>
      </w:r>
      <w:ins w:id="70" w:author="Manel Lopez" w:date="2022-01-03T11:20:00Z">
        <w:r w:rsidR="00061855">
          <w:rPr>
            <w:rFonts w:ascii="Times New Roman" w:eastAsia="Times New Roman" w:hAnsi="Times New Roman" w:cs="Times New Roman"/>
            <w:color w:val="000000"/>
          </w:rPr>
          <w:t>es</w:t>
        </w:r>
      </w:ins>
      <w:del w:id="71" w:author="Manel Lopez" w:date="2022-01-03T11:20:00Z">
        <w:r w:rsidR="00D50B94" w:rsidDel="00061855">
          <w:rPr>
            <w:rFonts w:ascii="Times New Roman" w:eastAsia="Times New Roman" w:hAnsi="Times New Roman" w:cs="Times New Roman"/>
            <w:color w:val="000000"/>
          </w:rPr>
          <w:delText>ing</w:delText>
        </w:r>
      </w:del>
      <w:r w:rsidR="00D50B94">
        <w:rPr>
          <w:rFonts w:ascii="Times New Roman" w:eastAsia="Times New Roman" w:hAnsi="Times New Roman" w:cs="Times New Roman"/>
          <w:color w:val="000000"/>
        </w:rPr>
        <w:t xml:space="preserve"> the management of the eight </w:t>
      </w:r>
      <w:r w:rsidR="00D51805">
        <w:rPr>
          <w:rFonts w:ascii="Times New Roman" w:eastAsia="Times New Roman" w:hAnsi="Times New Roman" w:cs="Times New Roman"/>
          <w:color w:val="000000"/>
        </w:rPr>
        <w:t>inputs</w:t>
      </w:r>
      <w:r w:rsidR="00D50B94">
        <w:rPr>
          <w:rFonts w:ascii="Times New Roman" w:eastAsia="Times New Roman" w:hAnsi="Times New Roman" w:cs="Times New Roman"/>
          <w:color w:val="000000"/>
        </w:rPr>
        <w:t xml:space="preserve"> microvalves that permits to </w:t>
      </w:r>
      <w:r w:rsidR="00FB55B0">
        <w:rPr>
          <w:rFonts w:ascii="Times New Roman" w:eastAsia="Times New Roman" w:hAnsi="Times New Roman" w:cs="Times New Roman"/>
          <w:color w:val="000000"/>
        </w:rPr>
        <w:t xml:space="preserve">flow independently the eight sensor chambers </w:t>
      </w:r>
      <w:r w:rsidR="00B37E58">
        <w:rPr>
          <w:rFonts w:ascii="Times New Roman" w:eastAsia="Times New Roman" w:hAnsi="Times New Roman" w:cs="Times New Roman"/>
          <w:color w:val="000000"/>
        </w:rPr>
        <w:t xml:space="preserve">implementing </w:t>
      </w:r>
      <w:r w:rsidR="00FB55B0">
        <w:rPr>
          <w:rFonts w:ascii="Times New Roman" w:eastAsia="Times New Roman" w:hAnsi="Times New Roman" w:cs="Times New Roman"/>
          <w:color w:val="000000"/>
        </w:rPr>
        <w:t>the pulsed-flow method</w:t>
      </w:r>
      <w:ins w:id="72" w:author="Manel Lopez" w:date="2022-01-03T11:21:00Z">
        <w:r w:rsidR="00061855">
          <w:rPr>
            <w:rFonts w:ascii="Times New Roman" w:eastAsia="Times New Roman" w:hAnsi="Times New Roman" w:cs="Times New Roman"/>
            <w:color w:val="000000"/>
          </w:rPr>
          <w:t xml:space="preserve"> and perform the measurement</w:t>
        </w:r>
      </w:ins>
      <w:r>
        <w:rPr>
          <w:rFonts w:ascii="Times New Roman" w:eastAsia="Times New Roman" w:hAnsi="Times New Roman" w:cs="Times New Roman"/>
          <w:color w:val="000000"/>
        </w:rPr>
        <w:t>. The second one, the central unit</w:t>
      </w:r>
      <w:r w:rsidR="00AD371F">
        <w:rPr>
          <w:rFonts w:ascii="Times New Roman" w:eastAsia="Times New Roman" w:hAnsi="Times New Roman" w:cs="Times New Roman"/>
          <w:color w:val="000000"/>
        </w:rPr>
        <w:t xml:space="preserve"> (CU)</w:t>
      </w:r>
      <w:r>
        <w:rPr>
          <w:rFonts w:ascii="Times New Roman" w:eastAsia="Times New Roman" w:hAnsi="Times New Roman" w:cs="Times New Roman"/>
          <w:color w:val="000000"/>
        </w:rPr>
        <w:t xml:space="preserve">, corresponds with the management of the peristaltic pumps and the reservoirs, which also includes the activation of the micropumps to flow the </w:t>
      </w:r>
      <w:r w:rsidR="00D51805">
        <w:rPr>
          <w:rFonts w:ascii="Times New Roman" w:eastAsia="Times New Roman" w:hAnsi="Times New Roman" w:cs="Times New Roman"/>
          <w:color w:val="000000"/>
        </w:rPr>
        <w:t>Mixing Manifold</w:t>
      </w:r>
      <w:r>
        <w:rPr>
          <w:rFonts w:ascii="Times New Roman" w:eastAsia="Times New Roman" w:hAnsi="Times New Roman" w:cs="Times New Roman"/>
          <w:color w:val="000000"/>
        </w:rPr>
        <w:t>, the power supply system</w:t>
      </w:r>
      <w:ins w:id="73" w:author="Manel Lopez" w:date="2022-01-03T11:22:00Z">
        <w:r w:rsidR="00061855">
          <w:rPr>
            <w:rFonts w:ascii="Times New Roman" w:eastAsia="Times New Roman" w:hAnsi="Times New Roman" w:cs="Times New Roman"/>
            <w:color w:val="000000"/>
          </w:rPr>
          <w:t>, the communication with the SU</w:t>
        </w:r>
      </w:ins>
      <w:r>
        <w:rPr>
          <w:rFonts w:ascii="Times New Roman" w:eastAsia="Times New Roman" w:hAnsi="Times New Roman" w:cs="Times New Roman"/>
          <w:color w:val="000000"/>
        </w:rPr>
        <w:t xml:space="preserve"> and the communication with the user.</w:t>
      </w:r>
    </w:p>
    <w:p w14:paraId="6557BE08" w14:textId="588ECB4F" w:rsidR="0000751D" w:rsidRDefault="0000751D">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91A72E8" w14:textId="699B8A50" w:rsidR="00A25482" w:rsidRPr="00A25482" w:rsidRDefault="00A25482">
      <w:pPr>
        <w:pBdr>
          <w:top w:val="nil"/>
          <w:left w:val="nil"/>
          <w:bottom w:val="nil"/>
          <w:right w:val="nil"/>
          <w:between w:val="nil"/>
        </w:pBdr>
        <w:spacing w:after="0"/>
        <w:jc w:val="both"/>
        <w:rPr>
          <w:rFonts w:ascii="Times New Roman" w:eastAsia="Times New Roman" w:hAnsi="Times New Roman" w:cs="Times New Roman"/>
          <w:b/>
          <w:bCs/>
          <w:color w:val="000000"/>
          <w:rPrChange w:id="74" w:author="Manel Lopez" w:date="2022-01-03T11:24:00Z">
            <w:rPr>
              <w:rFonts w:ascii="Times New Roman" w:eastAsia="Times New Roman" w:hAnsi="Times New Roman" w:cs="Times New Roman"/>
              <w:color w:val="000000"/>
            </w:rPr>
          </w:rPrChange>
        </w:rPr>
      </w:pPr>
      <w:r w:rsidRPr="00A25482">
        <w:rPr>
          <w:rFonts w:ascii="Times New Roman" w:eastAsia="Times New Roman" w:hAnsi="Times New Roman" w:cs="Times New Roman"/>
          <w:b/>
          <w:bCs/>
          <w:color w:val="000000"/>
          <w:rPrChange w:id="75" w:author="Manel Lopez" w:date="2022-01-03T11:24:00Z">
            <w:rPr>
              <w:rFonts w:ascii="Times New Roman" w:eastAsia="Times New Roman" w:hAnsi="Times New Roman" w:cs="Times New Roman"/>
              <w:color w:val="000000"/>
            </w:rPr>
          </w:rPrChange>
        </w:rPr>
        <w:t>2.4.1 The Sensor Unit</w:t>
      </w:r>
    </w:p>
    <w:p w14:paraId="6D0946D1" w14:textId="4B3DDA9B" w:rsidR="0079537B" w:rsidRDefault="00AD371F">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 SU</w:t>
      </w:r>
      <w:r w:rsidR="00A11D8A">
        <w:rPr>
          <w:rFonts w:ascii="Times New Roman" w:eastAsia="Times New Roman" w:hAnsi="Times New Roman" w:cs="Times New Roman"/>
          <w:color w:val="000000"/>
        </w:rPr>
        <w:t>,</w:t>
      </w:r>
      <w:r w:rsidR="00EA25E7" w:rsidRPr="00EA25E7">
        <w:rPr>
          <w:rFonts w:ascii="Times New Roman" w:eastAsia="Times New Roman" w:hAnsi="Times New Roman" w:cs="Times New Roman"/>
          <w:color w:val="000000"/>
        </w:rPr>
        <w:t xml:space="preserve"> </w:t>
      </w:r>
      <w:r w:rsidR="00CF1761">
        <w:rPr>
          <w:rFonts w:ascii="Times New Roman" w:eastAsia="Times New Roman" w:hAnsi="Times New Roman" w:cs="Times New Roman"/>
          <w:color w:val="000000"/>
        </w:rPr>
        <w:t xml:space="preserve">based in a </w:t>
      </w:r>
      <w:r w:rsidR="00CF1761" w:rsidRPr="00EA25E7">
        <w:rPr>
          <w:rFonts w:ascii="Times New Roman" w:eastAsia="Times New Roman" w:hAnsi="Times New Roman" w:cs="Times New Roman"/>
          <w:color w:val="000000"/>
        </w:rPr>
        <w:t>32-bit PIC32MX795F512L (Microchip) microcontroller</w:t>
      </w:r>
      <w:del w:id="76" w:author="Manuel Lopez De Miguel" w:date="2021-12-29T17:09:00Z">
        <w:r w:rsidR="00CF1761" w:rsidRPr="00EA25E7" w:rsidDel="00B757F9">
          <w:rPr>
            <w:rFonts w:ascii="Times New Roman" w:eastAsia="Times New Roman" w:hAnsi="Times New Roman" w:cs="Times New Roman"/>
            <w:color w:val="000000"/>
          </w:rPr>
          <w:delText xml:space="preserve"> system</w:delText>
        </w:r>
      </w:del>
      <w:r w:rsidR="00A11D8A">
        <w:rPr>
          <w:rFonts w:ascii="Times New Roman" w:eastAsia="Times New Roman" w:hAnsi="Times New Roman" w:cs="Times New Roman"/>
          <w:color w:val="000000"/>
        </w:rPr>
        <w:t>,</w:t>
      </w:r>
      <w:r w:rsidR="00CF1761" w:rsidRPr="00EA25E7">
        <w:rPr>
          <w:rFonts w:ascii="Times New Roman" w:eastAsia="Times New Roman" w:hAnsi="Times New Roman" w:cs="Times New Roman"/>
          <w:color w:val="000000"/>
        </w:rPr>
        <w:t xml:space="preserve"> </w:t>
      </w:r>
      <w:r w:rsidR="00CF1761">
        <w:rPr>
          <w:rFonts w:ascii="Times New Roman" w:eastAsia="Times New Roman" w:hAnsi="Times New Roman" w:cs="Times New Roman"/>
          <w:color w:val="000000"/>
        </w:rPr>
        <w:t xml:space="preserve"> together with </w:t>
      </w:r>
      <w:r w:rsidR="00EA25E7" w:rsidRPr="00EA25E7">
        <w:rPr>
          <w:rFonts w:ascii="Times New Roman" w:eastAsia="Times New Roman" w:hAnsi="Times New Roman" w:cs="Times New Roman"/>
          <w:color w:val="000000"/>
        </w:rPr>
        <w:t xml:space="preserve">a miniaturized </w:t>
      </w:r>
      <w:proofErr w:type="spellStart"/>
      <w:r w:rsidR="00EA25E7" w:rsidRPr="00EA25E7">
        <w:rPr>
          <w:rFonts w:ascii="Times New Roman" w:eastAsia="Times New Roman" w:hAnsi="Times New Roman" w:cs="Times New Roman"/>
          <w:color w:val="000000"/>
        </w:rPr>
        <w:t>potentiostat</w:t>
      </w:r>
      <w:proofErr w:type="spellEnd"/>
      <w:r w:rsidR="00EA25E7" w:rsidRPr="00EA25E7">
        <w:rPr>
          <w:rFonts w:ascii="Times New Roman" w:eastAsia="Times New Roman" w:hAnsi="Times New Roman" w:cs="Times New Roman"/>
          <w:color w:val="000000"/>
        </w:rPr>
        <w:t xml:space="preserve"> for measuring </w:t>
      </w:r>
      <w:proofErr w:type="spellStart"/>
      <w:r w:rsidR="00EA25E7" w:rsidRPr="00EA25E7">
        <w:rPr>
          <w:rFonts w:ascii="Times New Roman" w:eastAsia="Times New Roman" w:hAnsi="Times New Roman" w:cs="Times New Roman"/>
          <w:color w:val="000000"/>
        </w:rPr>
        <w:t>amperometric</w:t>
      </w:r>
      <w:proofErr w:type="spellEnd"/>
      <w:r w:rsidR="00EA25E7" w:rsidRPr="00EA25E7">
        <w:rPr>
          <w:rFonts w:ascii="Times New Roman" w:eastAsia="Times New Roman" w:hAnsi="Times New Roman" w:cs="Times New Roman"/>
          <w:color w:val="000000"/>
        </w:rPr>
        <w:t xml:space="preserve"> biosensors</w:t>
      </w:r>
      <w:ins w:id="77" w:author="Manel Lopez" w:date="2022-01-03T11:24:00Z">
        <w:r w:rsidR="00A25482">
          <w:rPr>
            <w:rFonts w:ascii="Times New Roman" w:eastAsia="Times New Roman" w:hAnsi="Times New Roman" w:cs="Times New Roman"/>
            <w:color w:val="000000"/>
          </w:rPr>
          <w:t xml:space="preserve"> has the following tasks</w:t>
        </w:r>
      </w:ins>
      <w:ins w:id="78" w:author="Manel Lopez" w:date="2022-01-03T11:25:00Z">
        <w:r w:rsidR="00A25482">
          <w:rPr>
            <w:rFonts w:ascii="Times New Roman" w:eastAsia="Times New Roman" w:hAnsi="Times New Roman" w:cs="Times New Roman"/>
            <w:color w:val="000000"/>
          </w:rPr>
          <w:t>:</w:t>
        </w:r>
      </w:ins>
      <w:del w:id="79" w:author="Manel Lopez" w:date="2022-01-03T11:25:00Z">
        <w:r w:rsidR="00482960" w:rsidDel="00A25482">
          <w:rPr>
            <w:rFonts w:ascii="Times New Roman" w:eastAsia="Times New Roman" w:hAnsi="Times New Roman" w:cs="Times New Roman"/>
            <w:color w:val="000000"/>
          </w:rPr>
          <w:delText>,</w:delText>
        </w:r>
      </w:del>
      <w:r w:rsidR="00EA25E7" w:rsidRPr="00EA25E7">
        <w:rPr>
          <w:rFonts w:ascii="Times New Roman" w:eastAsia="Times New Roman" w:hAnsi="Times New Roman" w:cs="Times New Roman"/>
          <w:color w:val="000000"/>
        </w:rPr>
        <w:t xml:space="preserve"> </w:t>
      </w:r>
      <w:r w:rsidR="00E0443C">
        <w:rPr>
          <w:rFonts w:ascii="Times New Roman" w:eastAsia="Times New Roman" w:hAnsi="Times New Roman" w:cs="Times New Roman"/>
          <w:color w:val="000000"/>
        </w:rPr>
        <w:t xml:space="preserve">(i) </w:t>
      </w:r>
      <w:ins w:id="80" w:author="Manel Lopez" w:date="2022-01-03T11:25:00Z">
        <w:r w:rsidR="00A25482">
          <w:rPr>
            <w:rFonts w:ascii="Times New Roman" w:eastAsia="Times New Roman" w:hAnsi="Times New Roman" w:cs="Times New Roman"/>
            <w:color w:val="000000"/>
          </w:rPr>
          <w:t xml:space="preserve">to </w:t>
        </w:r>
      </w:ins>
      <w:r w:rsidR="00EA25E7" w:rsidRPr="00EA25E7">
        <w:rPr>
          <w:rFonts w:ascii="Times New Roman" w:eastAsia="Times New Roman" w:hAnsi="Times New Roman" w:cs="Times New Roman"/>
          <w:color w:val="000000"/>
        </w:rPr>
        <w:t>control</w:t>
      </w:r>
      <w:del w:id="81" w:author="Manel Lopez" w:date="2022-01-03T11:25:00Z">
        <w:r w:rsidR="00A11D8A" w:rsidDel="00A25482">
          <w:rPr>
            <w:rFonts w:ascii="Times New Roman" w:eastAsia="Times New Roman" w:hAnsi="Times New Roman" w:cs="Times New Roman"/>
            <w:color w:val="000000"/>
          </w:rPr>
          <w:delText>s</w:delText>
        </w:r>
      </w:del>
      <w:r w:rsidR="00EA25E7" w:rsidRPr="00EA25E7">
        <w:rPr>
          <w:rFonts w:ascii="Times New Roman" w:eastAsia="Times New Roman" w:hAnsi="Times New Roman" w:cs="Times New Roman"/>
          <w:color w:val="000000"/>
        </w:rPr>
        <w:t xml:space="preserve"> the input and output microvalves implementing the pulsed-flow method</w:t>
      </w:r>
      <w:r w:rsidR="00E0443C">
        <w:rPr>
          <w:rFonts w:ascii="Times New Roman" w:eastAsia="Times New Roman" w:hAnsi="Times New Roman" w:cs="Times New Roman"/>
          <w:color w:val="000000"/>
        </w:rPr>
        <w:t xml:space="preserve">; (ii) </w:t>
      </w:r>
      <w:ins w:id="82" w:author="Manel Lopez" w:date="2022-01-03T11:25:00Z">
        <w:r w:rsidR="00A25482">
          <w:rPr>
            <w:rFonts w:ascii="Times New Roman" w:eastAsia="Times New Roman" w:hAnsi="Times New Roman" w:cs="Times New Roman"/>
            <w:color w:val="000000"/>
          </w:rPr>
          <w:t xml:space="preserve">to </w:t>
        </w:r>
      </w:ins>
      <w:r w:rsidR="00E0443C">
        <w:rPr>
          <w:rFonts w:ascii="Times New Roman" w:eastAsia="Times New Roman" w:hAnsi="Times New Roman" w:cs="Times New Roman"/>
          <w:color w:val="000000"/>
        </w:rPr>
        <w:t>generate</w:t>
      </w:r>
      <w:del w:id="83" w:author="Manel Lopez" w:date="2022-01-03T11:25:00Z">
        <w:r w:rsidR="00A11D8A" w:rsidDel="00A25482">
          <w:rPr>
            <w:rFonts w:ascii="Times New Roman" w:eastAsia="Times New Roman" w:hAnsi="Times New Roman" w:cs="Times New Roman"/>
            <w:color w:val="000000"/>
          </w:rPr>
          <w:delText>s</w:delText>
        </w:r>
      </w:del>
      <w:r w:rsidR="00E0443C">
        <w:rPr>
          <w:rFonts w:ascii="Times New Roman" w:eastAsia="Times New Roman" w:hAnsi="Times New Roman" w:cs="Times New Roman"/>
          <w:color w:val="000000"/>
        </w:rPr>
        <w:t xml:space="preserve"> the input voltage signal necessary to excite the sensors; (iii) </w:t>
      </w:r>
      <w:ins w:id="84" w:author="Manel Lopez" w:date="2022-01-03T11:25:00Z">
        <w:r w:rsidR="00A25482">
          <w:rPr>
            <w:rFonts w:ascii="Times New Roman" w:eastAsia="Times New Roman" w:hAnsi="Times New Roman" w:cs="Times New Roman"/>
            <w:color w:val="000000"/>
          </w:rPr>
          <w:t xml:space="preserve">to </w:t>
        </w:r>
      </w:ins>
      <w:r w:rsidR="00E0443C">
        <w:rPr>
          <w:rFonts w:ascii="Times New Roman" w:eastAsia="Times New Roman" w:hAnsi="Times New Roman" w:cs="Times New Roman"/>
          <w:color w:val="000000"/>
        </w:rPr>
        <w:t>acquire</w:t>
      </w:r>
      <w:del w:id="85" w:author="Manel Lopez" w:date="2022-01-03T11:25:00Z">
        <w:r w:rsidR="00A11D8A" w:rsidDel="00A25482">
          <w:rPr>
            <w:rFonts w:ascii="Times New Roman" w:eastAsia="Times New Roman" w:hAnsi="Times New Roman" w:cs="Times New Roman"/>
            <w:color w:val="000000"/>
          </w:rPr>
          <w:delText>s</w:delText>
        </w:r>
      </w:del>
      <w:r w:rsidR="00E0443C">
        <w:rPr>
          <w:rFonts w:ascii="Times New Roman" w:eastAsia="Times New Roman" w:hAnsi="Times New Roman" w:cs="Times New Roman"/>
          <w:color w:val="000000"/>
        </w:rPr>
        <w:t xml:space="preserve"> the sensing signal using its internal 10 bit analog-to-digital converters (ADC);</w:t>
      </w:r>
      <w:r w:rsidR="00EA25E7" w:rsidRPr="00EA25E7">
        <w:rPr>
          <w:rFonts w:ascii="Times New Roman" w:eastAsia="Times New Roman" w:hAnsi="Times New Roman" w:cs="Times New Roman"/>
          <w:color w:val="000000"/>
        </w:rPr>
        <w:t xml:space="preserve"> and </w:t>
      </w:r>
      <w:r w:rsidR="00E0443C">
        <w:rPr>
          <w:rFonts w:ascii="Times New Roman" w:eastAsia="Times New Roman" w:hAnsi="Times New Roman" w:cs="Times New Roman"/>
          <w:color w:val="000000"/>
        </w:rPr>
        <w:t xml:space="preserve">(iv) </w:t>
      </w:r>
      <w:ins w:id="86" w:author="Manel Lopez" w:date="2022-01-03T11:25:00Z">
        <w:r w:rsidR="00A25482">
          <w:rPr>
            <w:rFonts w:ascii="Times New Roman" w:eastAsia="Times New Roman" w:hAnsi="Times New Roman" w:cs="Times New Roman"/>
            <w:color w:val="000000"/>
          </w:rPr>
          <w:t>to</w:t>
        </w:r>
      </w:ins>
      <w:r w:rsidR="00EA25E7" w:rsidRPr="00EA25E7">
        <w:rPr>
          <w:rFonts w:ascii="Times New Roman" w:eastAsia="Times New Roman" w:hAnsi="Times New Roman" w:cs="Times New Roman"/>
          <w:color w:val="000000"/>
        </w:rPr>
        <w:t xml:space="preserve"> </w:t>
      </w:r>
      <w:r w:rsidR="00A11D8A">
        <w:rPr>
          <w:rFonts w:ascii="Times New Roman" w:eastAsia="Times New Roman" w:hAnsi="Times New Roman" w:cs="Times New Roman"/>
          <w:color w:val="000000"/>
        </w:rPr>
        <w:t>filter</w:t>
      </w:r>
      <w:del w:id="87" w:author="Manel Lopez" w:date="2022-01-03T11:25:00Z">
        <w:r w:rsidR="00A11D8A" w:rsidDel="00A25482">
          <w:rPr>
            <w:rFonts w:ascii="Times New Roman" w:eastAsia="Times New Roman" w:hAnsi="Times New Roman" w:cs="Times New Roman"/>
            <w:color w:val="000000"/>
          </w:rPr>
          <w:delText>s</w:delText>
        </w:r>
      </w:del>
      <w:r w:rsidR="00A11D8A">
        <w:rPr>
          <w:rFonts w:ascii="Times New Roman" w:eastAsia="Times New Roman" w:hAnsi="Times New Roman" w:cs="Times New Roman"/>
          <w:color w:val="000000"/>
        </w:rPr>
        <w:t xml:space="preserve"> </w:t>
      </w:r>
      <w:r w:rsidR="00EA25E7" w:rsidRPr="00EA25E7">
        <w:rPr>
          <w:rFonts w:ascii="Times New Roman" w:eastAsia="Times New Roman" w:hAnsi="Times New Roman" w:cs="Times New Roman"/>
          <w:color w:val="000000"/>
        </w:rPr>
        <w:t>the acquired data</w:t>
      </w:r>
      <w:r w:rsidR="00E0443C">
        <w:rPr>
          <w:rFonts w:ascii="Times New Roman" w:eastAsia="Times New Roman" w:hAnsi="Times New Roman" w:cs="Times New Roman"/>
          <w:color w:val="000000"/>
        </w:rPr>
        <w:t xml:space="preserve"> </w:t>
      </w:r>
      <w:r w:rsidR="00EA25E7" w:rsidRPr="00EA25E7">
        <w:rPr>
          <w:rFonts w:ascii="Times New Roman" w:eastAsia="Times New Roman" w:hAnsi="Times New Roman" w:cs="Times New Roman"/>
          <w:color w:val="000000"/>
        </w:rPr>
        <w:t>before sen</w:t>
      </w:r>
      <w:r w:rsidR="00A11D8A">
        <w:rPr>
          <w:rFonts w:ascii="Times New Roman" w:eastAsia="Times New Roman" w:hAnsi="Times New Roman" w:cs="Times New Roman"/>
          <w:color w:val="000000"/>
        </w:rPr>
        <w:t>ding</w:t>
      </w:r>
      <w:r w:rsidR="00EA25E7" w:rsidRPr="00EA25E7">
        <w:rPr>
          <w:rFonts w:ascii="Times New Roman" w:eastAsia="Times New Roman" w:hAnsi="Times New Roman" w:cs="Times New Roman"/>
          <w:color w:val="000000"/>
        </w:rPr>
        <w:t xml:space="preserve"> </w:t>
      </w:r>
      <w:r w:rsidR="00A11D8A">
        <w:rPr>
          <w:rFonts w:ascii="Times New Roman" w:eastAsia="Times New Roman" w:hAnsi="Times New Roman" w:cs="Times New Roman"/>
          <w:color w:val="000000"/>
        </w:rPr>
        <w:t xml:space="preserve">them </w:t>
      </w:r>
      <w:r w:rsidR="00EA25E7" w:rsidRPr="00EA25E7">
        <w:rPr>
          <w:rFonts w:ascii="Times New Roman" w:eastAsia="Times New Roman" w:hAnsi="Times New Roman" w:cs="Times New Roman"/>
          <w:color w:val="000000"/>
        </w:rPr>
        <w:t xml:space="preserve">to </w:t>
      </w:r>
      <w:r w:rsidR="00F56D43">
        <w:rPr>
          <w:rFonts w:ascii="Times New Roman" w:eastAsia="Times New Roman" w:hAnsi="Times New Roman" w:cs="Times New Roman"/>
          <w:color w:val="000000"/>
        </w:rPr>
        <w:t xml:space="preserve">the </w:t>
      </w:r>
      <w:r w:rsidR="00E0443C">
        <w:rPr>
          <w:rFonts w:ascii="Times New Roman" w:eastAsia="Times New Roman" w:hAnsi="Times New Roman" w:cs="Times New Roman"/>
          <w:color w:val="000000"/>
        </w:rPr>
        <w:t>CU</w:t>
      </w:r>
      <w:r w:rsidR="00A854EF">
        <w:rPr>
          <w:rFonts w:ascii="Times New Roman" w:eastAsia="Times New Roman" w:hAnsi="Times New Roman" w:cs="Times New Roman"/>
          <w:color w:val="000000"/>
        </w:rPr>
        <w:t xml:space="preserve"> </w:t>
      </w:r>
      <w:r w:rsidR="00A854EF" w:rsidRPr="00A854EF">
        <w:rPr>
          <w:rFonts w:ascii="Times New Roman" w:eastAsia="Times New Roman" w:hAnsi="Times New Roman" w:cs="Times New Roman"/>
          <w:color w:val="000000"/>
        </w:rPr>
        <w:t xml:space="preserve">using a </w:t>
      </w:r>
      <w:r w:rsidR="00A25482">
        <w:rPr>
          <w:rFonts w:ascii="Times New Roman" w:eastAsia="Times New Roman" w:hAnsi="Times New Roman" w:cs="Times New Roman"/>
          <w:color w:val="000000"/>
        </w:rPr>
        <w:t>high speed</w:t>
      </w:r>
      <w:r w:rsidR="00A854EF" w:rsidRPr="00A854EF">
        <w:rPr>
          <w:rFonts w:ascii="Times New Roman" w:eastAsia="Times New Roman" w:hAnsi="Times New Roman" w:cs="Times New Roman"/>
          <w:color w:val="000000"/>
        </w:rPr>
        <w:t xml:space="preserve"> connection based on CAN 2.0</w:t>
      </w:r>
      <w:r w:rsidR="00EA25E7" w:rsidRPr="00EA25E7">
        <w:rPr>
          <w:rFonts w:ascii="Times New Roman" w:eastAsia="Times New Roman" w:hAnsi="Times New Roman" w:cs="Times New Roman"/>
          <w:color w:val="000000"/>
        </w:rPr>
        <w:t xml:space="preserve">. </w:t>
      </w:r>
      <w:r w:rsidR="00073008">
        <w:rPr>
          <w:rFonts w:ascii="Times New Roman" w:eastAsia="Times New Roman" w:hAnsi="Times New Roman" w:cs="Times New Roman"/>
          <w:color w:val="000000"/>
        </w:rPr>
        <w:t xml:space="preserve">The activation of the microvalves was done using </w:t>
      </w:r>
      <w:r w:rsidR="00327704">
        <w:rPr>
          <w:rFonts w:ascii="Times New Roman" w:eastAsia="Times New Roman" w:hAnsi="Times New Roman" w:cs="Times New Roman"/>
          <w:color w:val="000000"/>
        </w:rPr>
        <w:t xml:space="preserve">eight microcontroller </w:t>
      </w:r>
      <w:r w:rsidR="00073008">
        <w:rPr>
          <w:rFonts w:ascii="Times New Roman" w:eastAsia="Times New Roman" w:hAnsi="Times New Roman" w:cs="Times New Roman"/>
          <w:color w:val="000000"/>
        </w:rPr>
        <w:t xml:space="preserve">digital </w:t>
      </w:r>
      <w:r w:rsidR="00CF1761">
        <w:rPr>
          <w:rFonts w:ascii="Times New Roman" w:eastAsia="Times New Roman" w:hAnsi="Times New Roman" w:cs="Times New Roman"/>
          <w:color w:val="000000"/>
        </w:rPr>
        <w:t>outputs, which</w:t>
      </w:r>
      <w:r w:rsidR="00073008">
        <w:rPr>
          <w:rFonts w:ascii="Times New Roman" w:eastAsia="Times New Roman" w:hAnsi="Times New Roman" w:cs="Times New Roman"/>
          <w:color w:val="000000"/>
        </w:rPr>
        <w:t xml:space="preserve"> excite the gate of</w:t>
      </w:r>
      <w:r w:rsidR="00327704">
        <w:rPr>
          <w:rFonts w:ascii="Times New Roman" w:eastAsia="Times New Roman" w:hAnsi="Times New Roman" w:cs="Times New Roman"/>
          <w:color w:val="000000"/>
        </w:rPr>
        <w:t xml:space="preserve"> eight</w:t>
      </w:r>
      <w:r w:rsidR="00994A45">
        <w:rPr>
          <w:rFonts w:ascii="Times New Roman" w:eastAsia="Times New Roman" w:hAnsi="Times New Roman" w:cs="Times New Roman"/>
          <w:color w:val="000000"/>
        </w:rPr>
        <w:t xml:space="preserve"> </w:t>
      </w:r>
      <w:r w:rsidR="00994A45" w:rsidRPr="00994A45">
        <w:rPr>
          <w:rFonts w:ascii="Times New Roman" w:eastAsia="Times New Roman" w:hAnsi="Times New Roman" w:cs="Times New Roman"/>
          <w:color w:val="000000"/>
        </w:rPr>
        <w:t>RTR020N05</w:t>
      </w:r>
      <w:r w:rsidR="00994A45">
        <w:rPr>
          <w:rFonts w:ascii="Times New Roman" w:eastAsia="Times New Roman" w:hAnsi="Times New Roman" w:cs="Times New Roman"/>
          <w:color w:val="000000"/>
        </w:rPr>
        <w:t xml:space="preserve"> NMOS</w:t>
      </w:r>
      <w:r w:rsidR="00327704">
        <w:rPr>
          <w:rFonts w:ascii="Times New Roman" w:eastAsia="Times New Roman" w:hAnsi="Times New Roman" w:cs="Times New Roman"/>
          <w:color w:val="000000"/>
        </w:rPr>
        <w:t>FET transistors</w:t>
      </w:r>
      <w:r w:rsidR="00CF1761">
        <w:rPr>
          <w:rFonts w:ascii="Times New Roman" w:eastAsia="Times New Roman" w:hAnsi="Times New Roman" w:cs="Times New Roman"/>
          <w:color w:val="000000"/>
        </w:rPr>
        <w:t xml:space="preserve"> (RHOM)</w:t>
      </w:r>
      <w:r w:rsidR="00327704">
        <w:rPr>
          <w:rFonts w:ascii="Times New Roman" w:eastAsia="Times New Roman" w:hAnsi="Times New Roman" w:cs="Times New Roman"/>
          <w:color w:val="000000"/>
        </w:rPr>
        <w:t>, one for every microvalve</w:t>
      </w:r>
      <w:r w:rsidR="00816250">
        <w:rPr>
          <w:rFonts w:ascii="Times New Roman" w:eastAsia="Times New Roman" w:hAnsi="Times New Roman" w:cs="Times New Roman"/>
          <w:color w:val="000000"/>
        </w:rPr>
        <w:t xml:space="preserve">, allowing the </w:t>
      </w:r>
      <w:r w:rsidR="00A11D8A">
        <w:rPr>
          <w:rFonts w:ascii="Times New Roman" w:eastAsia="Times New Roman" w:hAnsi="Times New Roman" w:cs="Times New Roman"/>
          <w:color w:val="000000"/>
        </w:rPr>
        <w:t xml:space="preserve">fluids </w:t>
      </w:r>
      <w:r w:rsidR="00816250">
        <w:rPr>
          <w:rFonts w:ascii="Times New Roman" w:eastAsia="Times New Roman" w:hAnsi="Times New Roman" w:cs="Times New Roman"/>
          <w:color w:val="000000"/>
        </w:rPr>
        <w:t xml:space="preserve">pass to the different sensor </w:t>
      </w:r>
      <w:r w:rsidR="00C97E93">
        <w:rPr>
          <w:rFonts w:ascii="Times New Roman" w:eastAsia="Times New Roman" w:hAnsi="Times New Roman" w:cs="Times New Roman"/>
          <w:color w:val="000000"/>
        </w:rPr>
        <w:t>µchamber</w:t>
      </w:r>
      <w:r w:rsidR="00816250">
        <w:rPr>
          <w:rFonts w:ascii="Times New Roman" w:eastAsia="Times New Roman" w:hAnsi="Times New Roman" w:cs="Times New Roman"/>
          <w:color w:val="000000"/>
        </w:rPr>
        <w:t>s</w:t>
      </w:r>
      <w:r w:rsidR="00327704">
        <w:rPr>
          <w:rFonts w:ascii="Times New Roman" w:eastAsia="Times New Roman" w:hAnsi="Times New Roman" w:cs="Times New Roman"/>
          <w:color w:val="000000"/>
        </w:rPr>
        <w:t>.</w:t>
      </w:r>
      <w:r w:rsidR="00FB55B0">
        <w:rPr>
          <w:rFonts w:ascii="Times New Roman" w:eastAsia="Times New Roman" w:hAnsi="Times New Roman" w:cs="Times New Roman"/>
          <w:color w:val="000000"/>
        </w:rPr>
        <w:t xml:space="preserve"> Schematic design of the SU is shown in the supplementary material</w:t>
      </w:r>
      <w:ins w:id="88" w:author="Manel Lopez" w:date="2022-01-03T11:27:00Z">
        <w:r w:rsidR="00A25482">
          <w:rPr>
            <w:rFonts w:ascii="Times New Roman" w:eastAsia="Times New Roman" w:hAnsi="Times New Roman" w:cs="Times New Roman"/>
            <w:color w:val="000000"/>
          </w:rPr>
          <w:t xml:space="preserve"> (Fig. </w:t>
        </w:r>
      </w:ins>
      <w:ins w:id="89" w:author="Manel Lopez" w:date="2022-01-03T11:28:00Z">
        <w:r w:rsidR="00A25482">
          <w:rPr>
            <w:rFonts w:ascii="Times New Roman" w:eastAsia="Times New Roman" w:hAnsi="Times New Roman" w:cs="Times New Roman"/>
            <w:color w:val="000000"/>
          </w:rPr>
          <w:t>S4</w:t>
        </w:r>
      </w:ins>
      <w:ins w:id="90" w:author="Manel Lopez" w:date="2022-01-04T11:56:00Z">
        <w:r w:rsidR="00EF6383">
          <w:rPr>
            <w:rFonts w:ascii="Times New Roman" w:eastAsia="Times New Roman" w:hAnsi="Times New Roman" w:cs="Times New Roman"/>
            <w:color w:val="000000"/>
          </w:rPr>
          <w:t xml:space="preserve"> -</w:t>
        </w:r>
      </w:ins>
      <w:ins w:id="91" w:author="Manel Lopez" w:date="2022-01-03T11:29:00Z">
        <w:r w:rsidR="00A25482">
          <w:rPr>
            <w:rFonts w:ascii="Times New Roman" w:eastAsia="Times New Roman" w:hAnsi="Times New Roman" w:cs="Times New Roman"/>
            <w:color w:val="000000"/>
          </w:rPr>
          <w:t xml:space="preserve"> S8)</w:t>
        </w:r>
      </w:ins>
      <w:r w:rsidR="00FB55B0">
        <w:rPr>
          <w:rFonts w:ascii="Times New Roman" w:eastAsia="Times New Roman" w:hAnsi="Times New Roman" w:cs="Times New Roman"/>
          <w:color w:val="000000"/>
        </w:rPr>
        <w:t>.</w:t>
      </w:r>
      <w:r w:rsidR="00327704">
        <w:rPr>
          <w:rFonts w:ascii="Times New Roman" w:eastAsia="Times New Roman" w:hAnsi="Times New Roman" w:cs="Times New Roman"/>
          <w:color w:val="000000"/>
        </w:rPr>
        <w:t xml:space="preserve"> </w:t>
      </w:r>
    </w:p>
    <w:p w14:paraId="11027392" w14:textId="4FCE73FC" w:rsidR="004A7D0E" w:rsidRDefault="00F904F0" w:rsidP="00812D92">
      <w:pPr>
        <w:pBdr>
          <w:top w:val="nil"/>
          <w:left w:val="nil"/>
          <w:bottom w:val="nil"/>
          <w:right w:val="nil"/>
          <w:between w:val="nil"/>
        </w:pBdr>
        <w:spacing w:after="0"/>
        <w:jc w:val="both"/>
        <w:rPr>
          <w:ins w:id="92" w:author="Manuel Lopez De Miguel" w:date="2021-12-29T17:15:00Z"/>
          <w:rFonts w:ascii="Times New Roman" w:eastAsia="Times New Roman" w:hAnsi="Times New Roman" w:cs="Times New Roman"/>
          <w:color w:val="000000"/>
        </w:rPr>
      </w:pPr>
      <w:r>
        <w:rPr>
          <w:rFonts w:ascii="Times New Roman" w:eastAsia="Times New Roman" w:hAnsi="Times New Roman" w:cs="Times New Roman"/>
          <w:color w:val="000000"/>
        </w:rPr>
        <w:t xml:space="preserve">The different sensors were excited with a -0.1 volts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EN.CITE &lt;EndNote&gt;&lt;Cite&gt;&lt;Author&gt;de Ávila&lt;/Author&gt;&lt;Year&gt;2013&lt;/Year&gt;&lt;RecNum&gt;45&lt;/RecNum&gt;&lt;DisplayText&gt;[42]&lt;/DisplayText&gt;&lt;record&gt;&lt;rec-number&gt;45&lt;/rec-number&gt;&lt;foreign-keys&gt;&lt;key app="EN" db-id="0r99dpw52tx9vxer50cpfpwztxazx20vf2s5" timestamp="1610714416"&gt;45&lt;/key&gt;&lt;/foreign-keys&gt;&lt;ref-type name="Journal Article"&gt;17&lt;/ref-type&gt;&lt;contributors&gt;&lt;authors&gt;&lt;author&gt;de Ávila, Berta Esteban-Fernández&lt;/author&gt;&lt;author&gt;Escamilla-Gómez, Vanessa&lt;/author&gt;&lt;author&gt;Campuzano, Susana&lt;/author&gt;&lt;author&gt;Pedrero, María&lt;/author&gt;&lt;author&gt;Pingarrón, José M.&lt;/author&gt;&lt;/authors&gt;&lt;/contributors&gt;&lt;titles&gt;&lt;title&gt;Disposable Electrochemical Magnetoimmunosensor for the Determination of Troponin T Cardiac Marker&lt;/title&gt;&lt;secondary-title&gt;Electroanalysis&lt;/secondary-title&gt;&lt;/titles&gt;&lt;periodical&gt;&lt;full-title&gt;Electroanalysis&lt;/full-title&gt;&lt;/periodical&gt;&lt;pages&gt;51-58&lt;/pages&gt;&lt;volume&gt;25&lt;/volume&gt;&lt;number&gt;1&lt;/number&gt;&lt;dates&gt;&lt;year&gt;2013&lt;/year&gt;&lt;/dates&gt;&lt;isbn&gt;1040-0397&lt;/isbn&gt;&lt;urls&gt;&lt;related-urls&gt;&lt;url&gt;https://onlinelibrary.wiley.com/doi/abs/10.1002/elan.201200250&lt;/url&gt;&lt;/related-urls&gt;&lt;/urls&gt;&lt;electronic-resource-num&gt;https://doi.org/10.1002/elan.201200250&lt;/electronic-resource-num&gt;&lt;/record&gt;&lt;/Cite&gt;&lt;/EndNote&gt;</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[42]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between </w:t>
      </w:r>
      <w:r w:rsidR="00331DA6">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reference and </w:t>
      </w:r>
      <w:r w:rsidR="00331DA6">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working electrodes</w:t>
      </w:r>
      <w:r w:rsidR="00331DA6">
        <w:rPr>
          <w:rFonts w:ascii="Times New Roman" w:eastAsia="Times New Roman" w:hAnsi="Times New Roman" w:cs="Times New Roman"/>
          <w:color w:val="000000"/>
        </w:rPr>
        <w:t xml:space="preserve"> using the </w:t>
      </w:r>
      <w:proofErr w:type="spellStart"/>
      <w:r w:rsidR="00331DA6">
        <w:rPr>
          <w:rFonts w:ascii="Times New Roman" w:eastAsia="Times New Roman" w:hAnsi="Times New Roman" w:cs="Times New Roman"/>
          <w:color w:val="000000"/>
        </w:rPr>
        <w:t>potentiostat</w:t>
      </w:r>
      <w:proofErr w:type="spellEnd"/>
      <w:r w:rsidR="00331DA6">
        <w:rPr>
          <w:rFonts w:ascii="Times New Roman" w:eastAsia="Times New Roman" w:hAnsi="Times New Roman" w:cs="Times New Roman"/>
          <w:color w:val="000000"/>
        </w:rPr>
        <w:t xml:space="preserve"> </w:t>
      </w:r>
      <w:r w:rsidR="00331DA6" w:rsidRPr="00EA25E7">
        <w:rPr>
          <w:rFonts w:ascii="Times New Roman" w:eastAsia="Times New Roman" w:hAnsi="Times New Roman" w:cs="Times New Roman"/>
          <w:color w:val="000000"/>
        </w:rPr>
        <w:t>(O</w:t>
      </w:r>
      <w:r w:rsidR="00331DA6">
        <w:rPr>
          <w:rFonts w:ascii="Times New Roman" w:eastAsia="Times New Roman" w:hAnsi="Times New Roman" w:cs="Times New Roman"/>
          <w:color w:val="000000"/>
        </w:rPr>
        <w:t>PAMP</w:t>
      </w:r>
      <w:r w:rsidR="00331DA6" w:rsidRPr="00EA25E7">
        <w:rPr>
          <w:rFonts w:ascii="Times New Roman" w:eastAsia="Times New Roman" w:hAnsi="Times New Roman" w:cs="Times New Roman"/>
          <w:color w:val="000000"/>
        </w:rPr>
        <w:t xml:space="preserve"> 1 in </w:t>
      </w:r>
      <w:r w:rsidR="00331DA6" w:rsidRPr="00FB55B0">
        <w:rPr>
          <w:rFonts w:ascii="Times New Roman" w:eastAsia="Times New Roman" w:hAnsi="Times New Roman" w:cs="Times New Roman"/>
          <w:color w:val="000000"/>
        </w:rPr>
        <w:t xml:space="preserve">Fig. </w:t>
      </w:r>
      <w:r w:rsidR="00331DA6">
        <w:rPr>
          <w:rFonts w:ascii="Times New Roman" w:eastAsia="Times New Roman" w:hAnsi="Times New Roman" w:cs="Times New Roman"/>
          <w:color w:val="000000"/>
        </w:rPr>
        <w:t>6</w:t>
      </w:r>
      <w:r w:rsidR="00331DA6" w:rsidRPr="00EA25E7">
        <w:rPr>
          <w:rFonts w:ascii="Times New Roman" w:eastAsia="Times New Roman" w:hAnsi="Times New Roman" w:cs="Times New Roman"/>
          <w:color w:val="000000"/>
        </w:rPr>
        <w:t>)</w:t>
      </w:r>
      <w:del w:id="93" w:author="Manuel Lopez De Miguel" w:date="2021-12-29T17:10:00Z">
        <w:r w:rsidDel="00B757F9">
          <w:rPr>
            <w:rFonts w:ascii="Times New Roman" w:eastAsia="Times New Roman" w:hAnsi="Times New Roman" w:cs="Times New Roman"/>
            <w:color w:val="000000"/>
          </w:rPr>
          <w:delText>,</w:delText>
        </w:r>
      </w:del>
      <w:r w:rsidR="00331DA6" w:rsidRPr="00331DA6">
        <w:rPr>
          <w:rFonts w:ascii="Times New Roman" w:eastAsia="Times New Roman" w:hAnsi="Times New Roman" w:cs="Times New Roman"/>
          <w:color w:val="000000"/>
        </w:rPr>
        <w:t xml:space="preserve"> </w:t>
      </w:r>
      <w:r w:rsidR="00331DA6" w:rsidRPr="00EA25E7">
        <w:rPr>
          <w:rFonts w:ascii="Times New Roman" w:eastAsia="Times New Roman" w:hAnsi="Times New Roman" w:cs="Times New Roman"/>
          <w:color w:val="000000"/>
        </w:rPr>
        <w:t>based on an</w:t>
      </w:r>
      <w:r w:rsidR="00331DA6">
        <w:rPr>
          <w:rFonts w:ascii="Times New Roman" w:eastAsia="Times New Roman" w:hAnsi="Times New Roman" w:cs="Times New Roman"/>
          <w:color w:val="000000"/>
        </w:rPr>
        <w:t xml:space="preserve"> OPA2182 (Texas Instruments)</w:t>
      </w:r>
      <w:r w:rsidR="00331DA6" w:rsidRPr="00EA25E7">
        <w:rPr>
          <w:rFonts w:ascii="Times New Roman" w:eastAsia="Times New Roman" w:hAnsi="Times New Roman" w:cs="Times New Roman"/>
          <w:color w:val="000000"/>
        </w:rPr>
        <w:t xml:space="preserve"> operational amplifier</w:t>
      </w:r>
      <w:ins w:id="94" w:author="Manuel Lopez De Miguel" w:date="2021-12-29T17:11:00Z">
        <w:r w:rsidR="00B757F9">
          <w:rPr>
            <w:rFonts w:ascii="Times New Roman" w:eastAsia="Times New Roman" w:hAnsi="Times New Roman" w:cs="Times New Roman"/>
            <w:color w:val="000000"/>
          </w:rPr>
          <w:t>.</w:t>
        </w:r>
      </w:ins>
      <w:del w:id="95" w:author="Manuel Lopez De Miguel" w:date="2021-12-29T17:11:00Z">
        <w:r w:rsidR="00331DA6" w:rsidDel="00B757F9">
          <w:rPr>
            <w:rFonts w:ascii="Times New Roman" w:eastAsia="Times New Roman" w:hAnsi="Times New Roman" w:cs="Times New Roman"/>
            <w:color w:val="000000"/>
          </w:rPr>
          <w:delText>,</w:delText>
        </w:r>
      </w:del>
      <w:r w:rsidR="00331DA6" w:rsidDel="00331DA6">
        <w:rPr>
          <w:rFonts w:ascii="Times New Roman" w:eastAsia="Times New Roman" w:hAnsi="Times New Roman" w:cs="Times New Roman"/>
          <w:color w:val="000000"/>
        </w:rPr>
        <w:t xml:space="preserve"> </w:t>
      </w:r>
      <w:ins w:id="96" w:author="Manuel Lopez De Miguel" w:date="2021-12-29T17:11:00Z">
        <w:r w:rsidR="00B757F9">
          <w:rPr>
            <w:rFonts w:ascii="Times New Roman" w:eastAsia="Times New Roman" w:hAnsi="Times New Roman" w:cs="Times New Roman"/>
            <w:color w:val="000000"/>
          </w:rPr>
          <w:t>The -0.1V</w:t>
        </w:r>
      </w:ins>
      <w:del w:id="97" w:author="Manuel Lopez De Miguel" w:date="2021-12-29T17:11:00Z">
        <w:r w:rsidDel="00B757F9">
          <w:rPr>
            <w:rFonts w:ascii="Times New Roman" w:eastAsia="Times New Roman" w:hAnsi="Times New Roman" w:cs="Times New Roman"/>
            <w:color w:val="000000"/>
          </w:rPr>
          <w:delText>t</w:delText>
        </w:r>
      </w:del>
      <w:del w:id="98" w:author="Manuel Lopez De Miguel" w:date="2021-12-29T17:12:00Z">
        <w:r w:rsidRPr="00EA25E7" w:rsidDel="00B757F9">
          <w:rPr>
            <w:rFonts w:ascii="Times New Roman" w:eastAsia="Times New Roman" w:hAnsi="Times New Roman" w:cs="Times New Roman"/>
            <w:color w:val="000000"/>
          </w:rPr>
          <w:delText>his value</w:delText>
        </w:r>
      </w:del>
      <w:r w:rsidRPr="00EA25E7">
        <w:rPr>
          <w:rFonts w:ascii="Times New Roman" w:eastAsia="Times New Roman" w:hAnsi="Times New Roman" w:cs="Times New Roman"/>
          <w:color w:val="000000"/>
        </w:rPr>
        <w:t xml:space="preserve"> corresponds to the best signal to be applied to the immobilizer TMB, used as an electron transfer mediator in our </w:t>
      </w:r>
      <w:proofErr w:type="spellStart"/>
      <w:r w:rsidRPr="00EA25E7">
        <w:rPr>
          <w:rFonts w:ascii="Times New Roman" w:eastAsia="Times New Roman" w:hAnsi="Times New Roman" w:cs="Times New Roman"/>
          <w:color w:val="000000"/>
        </w:rPr>
        <w:t>amperometric</w:t>
      </w:r>
      <w:proofErr w:type="spellEnd"/>
      <w:r w:rsidRPr="00EA25E7">
        <w:rPr>
          <w:rFonts w:ascii="Times New Roman" w:eastAsia="Times New Roman" w:hAnsi="Times New Roman" w:cs="Times New Roman"/>
          <w:color w:val="000000"/>
        </w:rPr>
        <w:t xml:space="preserve"> biosensor.</w:t>
      </w:r>
      <w:r>
        <w:rPr>
          <w:rFonts w:ascii="Times New Roman" w:eastAsia="Times New Roman" w:hAnsi="Times New Roman" w:cs="Times New Roman"/>
          <w:color w:val="000000"/>
        </w:rPr>
        <w:t xml:space="preserve"> Due </w:t>
      </w:r>
      <w:ins w:id="99" w:author="Manuel Lopez De Miguel" w:date="2021-12-29T17:13:00Z">
        <w:r w:rsidR="00B757F9">
          <w:rPr>
            <w:rFonts w:ascii="Times New Roman" w:eastAsia="Times New Roman" w:hAnsi="Times New Roman" w:cs="Times New Roman"/>
            <w:color w:val="000000"/>
          </w:rPr>
          <w:t xml:space="preserve">to the fact </w:t>
        </w:r>
      </w:ins>
      <w:r>
        <w:rPr>
          <w:rFonts w:ascii="Times New Roman" w:eastAsia="Times New Roman" w:hAnsi="Times New Roman" w:cs="Times New Roman"/>
          <w:color w:val="000000"/>
        </w:rPr>
        <w:t xml:space="preserve">that the microcontroller does not have a </w:t>
      </w:r>
      <w:r w:rsidR="00FE76E3">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igital to </w:t>
      </w:r>
      <w:r w:rsidR="00FE76E3">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nalog </w:t>
      </w:r>
      <w:r w:rsidR="00FE76E3">
        <w:rPr>
          <w:rFonts w:ascii="Times New Roman" w:eastAsia="Times New Roman" w:hAnsi="Times New Roman" w:cs="Times New Roman"/>
          <w:color w:val="000000"/>
        </w:rPr>
        <w:t>Converter (DAC)</w:t>
      </w:r>
      <w:r>
        <w:rPr>
          <w:rFonts w:ascii="Times New Roman" w:eastAsia="Times New Roman" w:hAnsi="Times New Roman" w:cs="Times New Roman"/>
          <w:color w:val="000000"/>
        </w:rPr>
        <w:t xml:space="preserve">, to generate </w:t>
      </w:r>
      <w:ins w:id="100" w:author="Manuel Lopez De Miguel" w:date="2021-12-29T17:13:00Z">
        <w:r w:rsidR="00B757F9">
          <w:rPr>
            <w:rFonts w:ascii="Times New Roman" w:eastAsia="Times New Roman" w:hAnsi="Times New Roman" w:cs="Times New Roman"/>
            <w:color w:val="000000"/>
          </w:rPr>
          <w:t>this</w:t>
        </w:r>
      </w:ins>
      <w:del w:id="101" w:author="Manuel Lopez De Miguel" w:date="2021-12-29T17:13:00Z">
        <w:r w:rsidDel="00B757F9">
          <w:rPr>
            <w:rFonts w:ascii="Times New Roman" w:eastAsia="Times New Roman" w:hAnsi="Times New Roman" w:cs="Times New Roman"/>
            <w:color w:val="000000"/>
          </w:rPr>
          <w:delText>de</w:delText>
        </w:r>
      </w:del>
      <w:r>
        <w:rPr>
          <w:rFonts w:ascii="Times New Roman" w:eastAsia="Times New Roman" w:hAnsi="Times New Roman" w:cs="Times New Roman"/>
          <w:color w:val="000000"/>
        </w:rPr>
        <w:t xml:space="preserve"> -0.1 volts</w:t>
      </w:r>
      <w:r w:rsidR="00331DA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del w:id="102" w:author="Manuel Lopez De Miguel" w:date="2021-12-29T17:14:00Z">
        <w:r w:rsidDel="00B757F9">
          <w:rPr>
            <w:rFonts w:ascii="Times New Roman" w:eastAsia="Times New Roman" w:hAnsi="Times New Roman" w:cs="Times New Roman"/>
            <w:color w:val="000000"/>
          </w:rPr>
          <w:delText>was used the</w:delText>
        </w:r>
      </w:del>
      <w:ins w:id="103" w:author="Manuel Lopez De Miguel" w:date="2021-12-29T17:16:00Z">
        <w:r w:rsidR="004A7D0E">
          <w:rPr>
            <w:rFonts w:ascii="Times New Roman" w:eastAsia="Times New Roman" w:hAnsi="Times New Roman" w:cs="Times New Roman"/>
            <w:color w:val="000000"/>
          </w:rPr>
          <w:t>one of the</w:t>
        </w:r>
      </w:ins>
      <w:r w:rsidR="00816250">
        <w:rPr>
          <w:rFonts w:ascii="Times New Roman" w:eastAsia="Times New Roman" w:hAnsi="Times New Roman" w:cs="Times New Roman"/>
          <w:color w:val="000000"/>
        </w:rPr>
        <w:t xml:space="preserve"> </w:t>
      </w:r>
      <w:r w:rsidR="00EA25E7" w:rsidRPr="00EA25E7">
        <w:rPr>
          <w:rFonts w:ascii="Times New Roman" w:eastAsia="Times New Roman" w:hAnsi="Times New Roman" w:cs="Times New Roman"/>
          <w:color w:val="000000"/>
        </w:rPr>
        <w:t>pulse width modulation (PWM)</w:t>
      </w:r>
      <w:ins w:id="104" w:author="Manuel Lopez De Miguel" w:date="2021-12-29T17:14:00Z">
        <w:r w:rsidR="00B757F9">
          <w:rPr>
            <w:rFonts w:ascii="Times New Roman" w:eastAsia="Times New Roman" w:hAnsi="Times New Roman" w:cs="Times New Roman"/>
            <w:color w:val="000000"/>
          </w:rPr>
          <w:t xml:space="preserve"> output</w:t>
        </w:r>
      </w:ins>
      <w:ins w:id="105" w:author="Manuel Lopez De Miguel" w:date="2021-12-29T17:16:00Z">
        <w:r w:rsidR="004A7D0E">
          <w:rPr>
            <w:rFonts w:ascii="Times New Roman" w:eastAsia="Times New Roman" w:hAnsi="Times New Roman" w:cs="Times New Roman"/>
            <w:color w:val="000000"/>
          </w:rPr>
          <w:t>s that</w:t>
        </w:r>
      </w:ins>
      <w:ins w:id="106" w:author="Manuel Lopez De Miguel" w:date="2021-12-29T17:17:00Z">
        <w:r w:rsidR="004A7D0E">
          <w:rPr>
            <w:rFonts w:ascii="Times New Roman" w:eastAsia="Times New Roman" w:hAnsi="Times New Roman" w:cs="Times New Roman"/>
            <w:color w:val="000000"/>
          </w:rPr>
          <w:t xml:space="preserve"> this microcontroller has got</w:t>
        </w:r>
      </w:ins>
      <w:ins w:id="107" w:author="Manuel Lopez De Miguel" w:date="2021-12-29T17:14:00Z">
        <w:r w:rsidR="00B757F9">
          <w:rPr>
            <w:rFonts w:ascii="Times New Roman" w:eastAsia="Times New Roman" w:hAnsi="Times New Roman" w:cs="Times New Roman"/>
            <w:color w:val="000000"/>
          </w:rPr>
          <w:t xml:space="preserve"> was used</w:t>
        </w:r>
      </w:ins>
      <w:r w:rsidR="00327704">
        <w:rPr>
          <w:rFonts w:ascii="Times New Roman" w:eastAsia="Times New Roman" w:hAnsi="Times New Roman" w:cs="Times New Roman"/>
          <w:color w:val="000000"/>
        </w:rPr>
        <w:t xml:space="preserve">. </w:t>
      </w:r>
      <w:r w:rsidR="00816250" w:rsidRPr="00EA25E7">
        <w:rPr>
          <w:rFonts w:ascii="Times New Roman" w:eastAsia="Times New Roman" w:hAnsi="Times New Roman" w:cs="Times New Roman"/>
          <w:color w:val="000000"/>
        </w:rPr>
        <w:t xml:space="preserve">The </w:t>
      </w:r>
      <w:r w:rsidRPr="00EA25E7">
        <w:rPr>
          <w:rFonts w:ascii="Times New Roman" w:eastAsia="Times New Roman" w:hAnsi="Times New Roman" w:cs="Times New Roman"/>
          <w:color w:val="000000"/>
        </w:rPr>
        <w:t xml:space="preserve">signal </w:t>
      </w:r>
      <w:r w:rsidR="00816250" w:rsidRPr="00EA25E7">
        <w:rPr>
          <w:rFonts w:ascii="Times New Roman" w:eastAsia="Times New Roman" w:hAnsi="Times New Roman" w:cs="Times New Roman"/>
          <w:color w:val="000000"/>
        </w:rPr>
        <w:t xml:space="preserve">of the PWM </w:t>
      </w:r>
      <w:r w:rsidR="00816250">
        <w:rPr>
          <w:rFonts w:ascii="Times New Roman" w:eastAsia="Times New Roman" w:hAnsi="Times New Roman" w:cs="Times New Roman"/>
          <w:color w:val="000000"/>
        </w:rPr>
        <w:t>was</w:t>
      </w:r>
      <w:r w:rsidR="00816250" w:rsidRPr="00EA25E7">
        <w:rPr>
          <w:rFonts w:ascii="Times New Roman" w:eastAsia="Times New Roman" w:hAnsi="Times New Roman" w:cs="Times New Roman"/>
          <w:color w:val="000000"/>
        </w:rPr>
        <w:t xml:space="preserve"> directly connected to a </w:t>
      </w:r>
      <w:proofErr w:type="spellStart"/>
      <w:r w:rsidR="00816250" w:rsidRPr="00EA25E7">
        <w:rPr>
          <w:rFonts w:ascii="Times New Roman" w:eastAsia="Times New Roman" w:hAnsi="Times New Roman" w:cs="Times New Roman"/>
          <w:color w:val="000000"/>
        </w:rPr>
        <w:t>Sallen</w:t>
      </w:r>
      <w:proofErr w:type="spellEnd"/>
      <w:r w:rsidR="00816250" w:rsidRPr="00EA25E7">
        <w:rPr>
          <w:rFonts w:ascii="Times New Roman" w:eastAsia="Times New Roman" w:hAnsi="Times New Roman" w:cs="Times New Roman"/>
          <w:color w:val="000000"/>
        </w:rPr>
        <w:t>-Key low-pass filter</w:t>
      </w:r>
      <w:r>
        <w:rPr>
          <w:rFonts w:ascii="Times New Roman" w:eastAsia="Times New Roman" w:hAnsi="Times New Roman" w:cs="Times New Roman"/>
          <w:color w:val="000000"/>
        </w:rPr>
        <w:t>,</w:t>
      </w:r>
      <w:r w:rsidR="00816250" w:rsidRPr="00EA25E7">
        <w:rPr>
          <w:rFonts w:ascii="Times New Roman" w:eastAsia="Times New Roman" w:hAnsi="Times New Roman" w:cs="Times New Roman"/>
          <w:color w:val="000000"/>
        </w:rPr>
        <w:t xml:space="preserve"> based on </w:t>
      </w:r>
      <w:r w:rsidRPr="00EA25E7">
        <w:rPr>
          <w:rFonts w:ascii="Times New Roman" w:eastAsia="Times New Roman" w:hAnsi="Times New Roman" w:cs="Times New Roman"/>
          <w:color w:val="000000"/>
        </w:rPr>
        <w:t>an</w:t>
      </w:r>
      <w:r w:rsidR="00331DA6">
        <w:rPr>
          <w:rFonts w:ascii="Times New Roman" w:eastAsia="Times New Roman" w:hAnsi="Times New Roman" w:cs="Times New Roman"/>
          <w:color w:val="000000"/>
        </w:rPr>
        <w:t>other</w:t>
      </w:r>
      <w:r w:rsidR="00AE19D0">
        <w:rPr>
          <w:rFonts w:ascii="Times New Roman" w:eastAsia="Times New Roman" w:hAnsi="Times New Roman" w:cs="Times New Roman"/>
          <w:color w:val="000000"/>
        </w:rPr>
        <w:t xml:space="preserve"> </w:t>
      </w:r>
      <w:r w:rsidR="0079537B">
        <w:rPr>
          <w:rFonts w:ascii="Times New Roman" w:eastAsia="Times New Roman" w:hAnsi="Times New Roman" w:cs="Times New Roman"/>
          <w:color w:val="000000"/>
        </w:rPr>
        <w:t>OPA2182</w:t>
      </w:r>
      <w:r>
        <w:rPr>
          <w:rFonts w:ascii="Times New Roman" w:eastAsia="Times New Roman" w:hAnsi="Times New Roman" w:cs="Times New Roman"/>
          <w:color w:val="000000"/>
        </w:rPr>
        <w:t xml:space="preserve">, to obtain </w:t>
      </w:r>
      <w:r w:rsidR="00E140DF">
        <w:rPr>
          <w:rFonts w:ascii="Times New Roman" w:eastAsia="Times New Roman" w:hAnsi="Times New Roman" w:cs="Times New Roman"/>
          <w:color w:val="000000"/>
        </w:rPr>
        <w:t xml:space="preserve">a </w:t>
      </w:r>
      <w:r w:rsidR="00331DA6">
        <w:rPr>
          <w:rFonts w:ascii="Times New Roman" w:eastAsia="Times New Roman" w:hAnsi="Times New Roman" w:cs="Times New Roman"/>
          <w:color w:val="000000"/>
        </w:rPr>
        <w:t>clean of noise reference</w:t>
      </w:r>
      <w:ins w:id="108" w:author="Manel Lopez" w:date="2022-01-03T11:30:00Z">
        <w:r w:rsidR="00C163A1">
          <w:rPr>
            <w:rFonts w:ascii="Times New Roman" w:eastAsia="Times New Roman" w:hAnsi="Times New Roman" w:cs="Times New Roman"/>
            <w:color w:val="000000"/>
          </w:rPr>
          <w:t xml:space="preserve"> (Fig. S6)</w:t>
        </w:r>
      </w:ins>
      <w:r w:rsidR="00816250" w:rsidRPr="00EA25E7">
        <w:rPr>
          <w:rFonts w:ascii="Times New Roman" w:eastAsia="Times New Roman" w:hAnsi="Times New Roman" w:cs="Times New Roman"/>
          <w:color w:val="000000"/>
        </w:rPr>
        <w:t xml:space="preserve">. </w:t>
      </w:r>
    </w:p>
    <w:p w14:paraId="2A0BA6F0" w14:textId="77F51BA0" w:rsidR="00EA25E7" w:rsidRDefault="00816250" w:rsidP="00812D92">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response of the sensor signal was acquired by </w:t>
      </w:r>
      <w:r w:rsidR="00CF1761">
        <w:rPr>
          <w:rFonts w:ascii="Times New Roman" w:eastAsia="Times New Roman" w:hAnsi="Times New Roman" w:cs="Times New Roman"/>
          <w:color w:val="000000"/>
        </w:rPr>
        <w:t>very</w:t>
      </w:r>
      <w:r w:rsidR="003A0F36">
        <w:rPr>
          <w:rFonts w:ascii="Times New Roman" w:eastAsia="Times New Roman" w:hAnsi="Times New Roman" w:cs="Times New Roman"/>
          <w:color w:val="000000"/>
        </w:rPr>
        <w:t xml:space="preserve"> high input impedance </w:t>
      </w:r>
      <w:r w:rsidR="005D2965" w:rsidRPr="00EA25E7">
        <w:rPr>
          <w:rFonts w:ascii="Times New Roman" w:eastAsia="Times New Roman" w:hAnsi="Times New Roman" w:cs="Times New Roman"/>
          <w:color w:val="000000"/>
        </w:rPr>
        <w:t>LPC662A</w:t>
      </w:r>
      <w:r>
        <w:rPr>
          <w:rFonts w:ascii="Times New Roman" w:eastAsia="Times New Roman" w:hAnsi="Times New Roman" w:cs="Times New Roman"/>
          <w:color w:val="000000"/>
        </w:rPr>
        <w:t xml:space="preserve"> </w:t>
      </w:r>
      <w:r w:rsidR="003A0F36">
        <w:rPr>
          <w:rFonts w:ascii="Times New Roman" w:eastAsia="Times New Roman" w:hAnsi="Times New Roman" w:cs="Times New Roman"/>
          <w:color w:val="000000"/>
        </w:rPr>
        <w:t>OPAMP</w:t>
      </w:r>
      <w:r>
        <w:rPr>
          <w:rFonts w:ascii="Times New Roman" w:eastAsia="Times New Roman" w:hAnsi="Times New Roman" w:cs="Times New Roman"/>
          <w:color w:val="000000"/>
        </w:rPr>
        <w:t>,</w:t>
      </w:r>
      <w:r w:rsidR="003A0F3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configured as transimpedance </w:t>
      </w:r>
      <w:r w:rsidR="00CF1761">
        <w:rPr>
          <w:rFonts w:ascii="Times New Roman" w:eastAsia="Times New Roman" w:hAnsi="Times New Roman" w:cs="Times New Roman"/>
          <w:color w:val="000000"/>
        </w:rPr>
        <w:t xml:space="preserve">operational </w:t>
      </w:r>
      <w:r>
        <w:rPr>
          <w:rFonts w:ascii="Times New Roman" w:eastAsia="Times New Roman" w:hAnsi="Times New Roman" w:cs="Times New Roman"/>
          <w:color w:val="000000"/>
        </w:rPr>
        <w:t>amplifier (TIA).</w:t>
      </w:r>
      <w:r w:rsidR="000329BA">
        <w:rPr>
          <w:rFonts w:ascii="Times New Roman" w:eastAsia="Times New Roman" w:hAnsi="Times New Roman" w:cs="Times New Roman"/>
          <w:color w:val="000000"/>
        </w:rPr>
        <w:t xml:space="preserve"> The</w:t>
      </w:r>
      <w:r w:rsidR="000329BA" w:rsidRPr="00EA25E7">
        <w:rPr>
          <w:rFonts w:ascii="Times New Roman" w:eastAsia="Times New Roman" w:hAnsi="Times New Roman" w:cs="Times New Roman"/>
          <w:color w:val="000000"/>
        </w:rPr>
        <w:t xml:space="preserve"> feedback loops </w:t>
      </w:r>
      <w:r w:rsidR="000329BA">
        <w:rPr>
          <w:rFonts w:ascii="Times New Roman" w:eastAsia="Times New Roman" w:hAnsi="Times New Roman" w:cs="Times New Roman"/>
          <w:color w:val="000000"/>
        </w:rPr>
        <w:t xml:space="preserve">were used </w:t>
      </w:r>
      <w:r w:rsidR="000329BA" w:rsidRPr="00EA25E7">
        <w:rPr>
          <w:rFonts w:ascii="Times New Roman" w:eastAsia="Times New Roman" w:hAnsi="Times New Roman" w:cs="Times New Roman"/>
          <w:color w:val="000000"/>
        </w:rPr>
        <w:t xml:space="preserve">for measuring three-lead electrochemical biosensors. </w:t>
      </w:r>
      <w:r>
        <w:rPr>
          <w:rFonts w:ascii="Times New Roman" w:eastAsia="Times New Roman" w:hAnsi="Times New Roman" w:cs="Times New Roman"/>
          <w:color w:val="000000"/>
        </w:rPr>
        <w:t xml:space="preserve">The output of this TIA was filtered and directly connected to the microcontroller’s </w:t>
      </w:r>
      <w:r w:rsidR="00FE76E3" w:rsidRPr="00FE76E3">
        <w:rPr>
          <w:rFonts w:ascii="Times New Roman" w:eastAsia="Times New Roman" w:hAnsi="Times New Roman" w:cs="Times New Roman"/>
          <w:color w:val="000000"/>
        </w:rPr>
        <w:t xml:space="preserve">Analog to Digital Converter </w:t>
      </w:r>
      <w:r w:rsidR="00FE76E3">
        <w:rPr>
          <w:rFonts w:ascii="Times New Roman" w:eastAsia="Times New Roman" w:hAnsi="Times New Roman" w:cs="Times New Roman"/>
          <w:color w:val="000000"/>
        </w:rPr>
        <w:t>(</w:t>
      </w:r>
      <w:r w:rsidR="00EA25E7" w:rsidRPr="00EA25E7">
        <w:rPr>
          <w:rFonts w:ascii="Times New Roman" w:eastAsia="Times New Roman" w:hAnsi="Times New Roman" w:cs="Times New Roman"/>
          <w:color w:val="000000"/>
        </w:rPr>
        <w:t>ADC</w:t>
      </w:r>
      <w:r w:rsidR="00FE76E3">
        <w:rPr>
          <w:rFonts w:ascii="Times New Roman" w:eastAsia="Times New Roman" w:hAnsi="Times New Roman" w:cs="Times New Roman"/>
          <w:color w:val="000000"/>
        </w:rPr>
        <w:t>)</w:t>
      </w:r>
      <w:ins w:id="109" w:author="Manel Lopez" w:date="2022-01-03T11:31:00Z">
        <w:r w:rsidR="00C163A1">
          <w:rPr>
            <w:rFonts w:ascii="Times New Roman" w:eastAsia="Times New Roman" w:hAnsi="Times New Roman" w:cs="Times New Roman"/>
            <w:color w:val="000000"/>
          </w:rPr>
          <w:t xml:space="preserve"> (Fig. S7)</w:t>
        </w:r>
      </w:ins>
      <w:r>
        <w:rPr>
          <w:rFonts w:ascii="Times New Roman" w:eastAsia="Times New Roman" w:hAnsi="Times New Roman" w:cs="Times New Roman"/>
          <w:color w:val="000000"/>
        </w:rPr>
        <w:t>.</w:t>
      </w:r>
      <w:r w:rsidR="00EA25E7" w:rsidRPr="00EA25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lastRenderedPageBreak/>
        <w:t>T</w:t>
      </w:r>
      <w:r w:rsidR="00EA25E7" w:rsidRPr="00EA25E7">
        <w:rPr>
          <w:rFonts w:ascii="Times New Roman" w:eastAsia="Times New Roman" w:hAnsi="Times New Roman" w:cs="Times New Roman"/>
          <w:color w:val="000000"/>
        </w:rPr>
        <w:t xml:space="preserve">o perform </w:t>
      </w:r>
      <w:r w:rsidR="00FE76E3">
        <w:rPr>
          <w:rFonts w:ascii="Times New Roman" w:eastAsia="Times New Roman" w:hAnsi="Times New Roman" w:cs="Times New Roman"/>
          <w:color w:val="000000"/>
        </w:rPr>
        <w:t xml:space="preserve">the </w:t>
      </w:r>
      <w:r w:rsidR="00DB2F35" w:rsidRPr="00EA25E7">
        <w:rPr>
          <w:rFonts w:ascii="Times New Roman" w:eastAsia="Times New Roman" w:hAnsi="Times New Roman" w:cs="Times New Roman"/>
          <w:color w:val="000000"/>
        </w:rPr>
        <w:t>in-situ</w:t>
      </w:r>
      <w:r w:rsidR="00EA25E7" w:rsidRPr="00EA25E7">
        <w:rPr>
          <w:rFonts w:ascii="Times New Roman" w:eastAsia="Times New Roman" w:hAnsi="Times New Roman" w:cs="Times New Roman"/>
          <w:color w:val="000000"/>
        </w:rPr>
        <w:t xml:space="preserve"> signal processing,</w:t>
      </w:r>
      <w:r>
        <w:rPr>
          <w:rFonts w:ascii="Times New Roman" w:eastAsia="Times New Roman" w:hAnsi="Times New Roman" w:cs="Times New Roman"/>
          <w:color w:val="000000"/>
        </w:rPr>
        <w:t xml:space="preserve"> we</w:t>
      </w:r>
      <w:r w:rsidR="00EA25E7" w:rsidRPr="00EA25E7">
        <w:rPr>
          <w:rFonts w:ascii="Times New Roman" w:eastAsia="Times New Roman" w:hAnsi="Times New Roman" w:cs="Times New Roman"/>
          <w:color w:val="000000"/>
        </w:rPr>
        <w:t xml:space="preserve"> t</w:t>
      </w:r>
      <w:r w:rsidR="00E4351D">
        <w:rPr>
          <w:rFonts w:ascii="Times New Roman" w:eastAsia="Times New Roman" w:hAnsi="Times New Roman" w:cs="Times New Roman"/>
          <w:color w:val="000000"/>
        </w:rPr>
        <w:t>ook</w:t>
      </w:r>
      <w:r w:rsidR="00EA25E7" w:rsidRPr="00EA25E7">
        <w:rPr>
          <w:rFonts w:ascii="Times New Roman" w:eastAsia="Times New Roman" w:hAnsi="Times New Roman" w:cs="Times New Roman"/>
          <w:color w:val="000000"/>
        </w:rPr>
        <w:t xml:space="preserve"> advantage of its 80 MHz, 1.56 DMIPS and Mk4 core with five stage pipeline Harvard architecture</w:t>
      </w:r>
      <w:ins w:id="110" w:author="Manel Lopez" w:date="2022-01-03T11:31:00Z">
        <w:r w:rsidR="00C163A1">
          <w:rPr>
            <w:rFonts w:ascii="Times New Roman" w:eastAsia="Times New Roman" w:hAnsi="Times New Roman" w:cs="Times New Roman"/>
            <w:color w:val="000000"/>
          </w:rPr>
          <w:t xml:space="preserve"> (Fi</w:t>
        </w:r>
      </w:ins>
      <w:ins w:id="111" w:author="Manel Lopez" w:date="2022-01-03T11:32:00Z">
        <w:r w:rsidR="00C163A1">
          <w:rPr>
            <w:rFonts w:ascii="Times New Roman" w:eastAsia="Times New Roman" w:hAnsi="Times New Roman" w:cs="Times New Roman"/>
            <w:color w:val="000000"/>
          </w:rPr>
          <w:t>g S4)</w:t>
        </w:r>
      </w:ins>
      <w:r>
        <w:rPr>
          <w:rFonts w:ascii="Times New Roman" w:eastAsia="Times New Roman" w:hAnsi="Times New Roman" w:cs="Times New Roman"/>
          <w:color w:val="000000"/>
        </w:rPr>
        <w:t>.</w:t>
      </w:r>
      <w:r w:rsidR="000329BA">
        <w:rPr>
          <w:rFonts w:ascii="Times New Roman" w:eastAsia="Times New Roman" w:hAnsi="Times New Roman" w:cs="Times New Roman"/>
          <w:color w:val="000000"/>
        </w:rPr>
        <w:t xml:space="preserve"> </w:t>
      </w:r>
      <w:r w:rsidR="000329BA" w:rsidRPr="00EA25E7">
        <w:rPr>
          <w:rFonts w:ascii="Times New Roman" w:eastAsia="Times New Roman" w:hAnsi="Times New Roman" w:cs="Times New Roman"/>
          <w:color w:val="000000"/>
        </w:rPr>
        <w:t xml:space="preserve">The </w:t>
      </w:r>
      <w:r w:rsidR="000329BA">
        <w:rPr>
          <w:rFonts w:ascii="Times New Roman" w:eastAsia="Times New Roman" w:hAnsi="Times New Roman" w:cs="Times New Roman"/>
          <w:color w:val="000000"/>
        </w:rPr>
        <w:t xml:space="preserve">complete </w:t>
      </w:r>
      <w:r w:rsidR="000329BA" w:rsidRPr="00EA25E7">
        <w:rPr>
          <w:rFonts w:ascii="Times New Roman" w:eastAsia="Times New Roman" w:hAnsi="Times New Roman" w:cs="Times New Roman"/>
          <w:color w:val="000000"/>
        </w:rPr>
        <w:t xml:space="preserve">acquisition electronics is schematized in Figure </w:t>
      </w:r>
      <w:r w:rsidR="00FB55B0">
        <w:rPr>
          <w:rFonts w:ascii="Times New Roman" w:eastAsia="Times New Roman" w:hAnsi="Times New Roman" w:cs="Times New Roman"/>
          <w:color w:val="000000"/>
        </w:rPr>
        <w:t>6</w:t>
      </w:r>
      <w:del w:id="112" w:author="Manel Lopez" w:date="2022-01-03T11:57:00Z">
        <w:r w:rsidR="00EA25E7" w:rsidRPr="00EA25E7" w:rsidDel="003F3429">
          <w:rPr>
            <w:rFonts w:ascii="Times New Roman" w:eastAsia="Times New Roman" w:hAnsi="Times New Roman" w:cs="Times New Roman"/>
            <w:color w:val="000000"/>
          </w:rPr>
          <w:delText>.</w:delText>
        </w:r>
        <w:r w:rsidR="00FB60BC" w:rsidDel="003F3429">
          <w:rPr>
            <w:rFonts w:ascii="Times New Roman" w:eastAsia="Times New Roman" w:hAnsi="Times New Roman" w:cs="Times New Roman"/>
            <w:color w:val="000000"/>
          </w:rPr>
          <w:delText xml:space="preserve"> </w:delText>
        </w:r>
      </w:del>
      <w:ins w:id="113" w:author="Manel Lopez" w:date="2022-01-03T11:57:00Z">
        <w:r w:rsidR="003F3429">
          <w:rPr>
            <w:rFonts w:ascii="Times New Roman" w:eastAsia="Times New Roman" w:hAnsi="Times New Roman" w:cs="Times New Roman"/>
            <w:color w:val="000000"/>
          </w:rPr>
          <w:t xml:space="preserve"> </w:t>
        </w:r>
      </w:ins>
      <w:ins w:id="114" w:author="Manel Lopez" w:date="2022-01-03T11:58:00Z">
        <w:r w:rsidR="003F3429">
          <w:rPr>
            <w:rFonts w:ascii="Times New Roman" w:eastAsia="Times New Roman" w:hAnsi="Times New Roman" w:cs="Times New Roman"/>
            <w:color w:val="000000"/>
          </w:rPr>
          <w:t>and</w:t>
        </w:r>
      </w:ins>
      <w:ins w:id="115" w:author="Manel Lopez" w:date="2022-01-03T11:56:00Z">
        <w:r w:rsidR="00EC373C">
          <w:rPr>
            <w:rFonts w:ascii="Times New Roman" w:eastAsia="Times New Roman" w:hAnsi="Times New Roman" w:cs="Times New Roman"/>
            <w:color w:val="000000"/>
          </w:rPr>
          <w:t xml:space="preserve"> the final PCB design</w:t>
        </w:r>
      </w:ins>
      <w:ins w:id="116" w:author="Manel Lopez" w:date="2022-01-03T11:58:00Z">
        <w:r w:rsidR="003F3429">
          <w:rPr>
            <w:rFonts w:ascii="Times New Roman" w:eastAsia="Times New Roman" w:hAnsi="Times New Roman" w:cs="Times New Roman"/>
            <w:color w:val="000000"/>
          </w:rPr>
          <w:t xml:space="preserve"> can be observed in Figure S9.</w:t>
        </w:r>
      </w:ins>
      <w:ins w:id="117" w:author="Manel Lopez" w:date="2022-01-03T12:00:00Z">
        <w:r w:rsidR="003F3429">
          <w:rPr>
            <w:rFonts w:ascii="Times New Roman" w:eastAsia="Times New Roman" w:hAnsi="Times New Roman" w:cs="Times New Roman"/>
            <w:color w:val="000000"/>
          </w:rPr>
          <w:t xml:space="preserve"> Finally, Figure S11 shows the embedded firmware flow diagram</w:t>
        </w:r>
      </w:ins>
      <w:ins w:id="118" w:author="Manel Lopez" w:date="2022-01-03T12:03:00Z">
        <w:r w:rsidR="00DA7E35">
          <w:rPr>
            <w:rFonts w:ascii="Times New Roman" w:eastAsia="Times New Roman" w:hAnsi="Times New Roman" w:cs="Times New Roman"/>
            <w:color w:val="000000"/>
          </w:rPr>
          <w:t xml:space="preserve"> for the management of the SU</w:t>
        </w:r>
      </w:ins>
      <w:ins w:id="119" w:author="Manel Lopez" w:date="2022-01-03T12:04:00Z">
        <w:r w:rsidR="00DA7E35">
          <w:rPr>
            <w:rFonts w:ascii="Times New Roman" w:eastAsia="Times New Roman" w:hAnsi="Times New Roman" w:cs="Times New Roman"/>
            <w:color w:val="000000"/>
          </w:rPr>
          <w:t>,</w:t>
        </w:r>
      </w:ins>
      <w:ins w:id="120" w:author="Manel Lopez" w:date="2022-01-03T12:03:00Z">
        <w:r w:rsidR="00DA7E35">
          <w:rPr>
            <w:rFonts w:ascii="Times New Roman" w:eastAsia="Times New Roman" w:hAnsi="Times New Roman" w:cs="Times New Roman"/>
            <w:color w:val="000000"/>
          </w:rPr>
          <w:t xml:space="preserve"> </w:t>
        </w:r>
      </w:ins>
      <w:ins w:id="121" w:author="Manel Lopez" w:date="2022-01-03T12:00:00Z">
        <w:r w:rsidR="003F3429">
          <w:rPr>
            <w:rFonts w:ascii="Times New Roman" w:eastAsia="Times New Roman" w:hAnsi="Times New Roman" w:cs="Times New Roman"/>
            <w:color w:val="000000"/>
          </w:rPr>
          <w:t xml:space="preserve">including the communication protocol with the </w:t>
        </w:r>
      </w:ins>
      <w:ins w:id="122" w:author="Manel Lopez" w:date="2022-01-03T12:01:00Z">
        <w:r w:rsidR="003F3429">
          <w:rPr>
            <w:rFonts w:ascii="Times New Roman" w:eastAsia="Times New Roman" w:hAnsi="Times New Roman" w:cs="Times New Roman"/>
            <w:color w:val="000000"/>
          </w:rPr>
          <w:t>Central Unit.</w:t>
        </w:r>
      </w:ins>
    </w:p>
    <w:p w14:paraId="2D717ADA" w14:textId="6BF93C1A" w:rsidR="00C163A1" w:rsidRDefault="00C163A1" w:rsidP="00812D92">
      <w:pPr>
        <w:pBdr>
          <w:top w:val="nil"/>
          <w:left w:val="nil"/>
          <w:bottom w:val="nil"/>
          <w:right w:val="nil"/>
          <w:between w:val="nil"/>
        </w:pBdr>
        <w:spacing w:after="0"/>
        <w:jc w:val="both"/>
        <w:rPr>
          <w:rFonts w:ascii="Times New Roman" w:eastAsia="Times New Roman" w:hAnsi="Times New Roman" w:cs="Times New Roman"/>
          <w:color w:val="000000"/>
        </w:rPr>
      </w:pPr>
    </w:p>
    <w:p w14:paraId="5383AB47" w14:textId="5E44A68B" w:rsidR="00C163A1" w:rsidRDefault="00C163A1" w:rsidP="00812D92">
      <w:pPr>
        <w:pBdr>
          <w:top w:val="nil"/>
          <w:left w:val="nil"/>
          <w:bottom w:val="nil"/>
          <w:right w:val="nil"/>
          <w:between w:val="nil"/>
        </w:pBdr>
        <w:spacing w:after="0"/>
        <w:jc w:val="both"/>
        <w:rPr>
          <w:ins w:id="123" w:author="Manel Lopez" w:date="2022-01-03T12:17:00Z"/>
          <w:rFonts w:ascii="Times New Roman" w:eastAsia="Times New Roman" w:hAnsi="Times New Roman" w:cs="Times New Roman"/>
          <w:b/>
          <w:bCs/>
          <w:color w:val="000000"/>
        </w:rPr>
      </w:pPr>
      <w:r w:rsidRPr="00034CC0">
        <w:rPr>
          <w:rFonts w:ascii="Times New Roman" w:eastAsia="Times New Roman" w:hAnsi="Times New Roman" w:cs="Times New Roman"/>
          <w:b/>
          <w:bCs/>
          <w:color w:val="000000"/>
        </w:rPr>
        <w:t>2.4.</w:t>
      </w:r>
      <w:r>
        <w:rPr>
          <w:rFonts w:ascii="Times New Roman" w:eastAsia="Times New Roman" w:hAnsi="Times New Roman" w:cs="Times New Roman"/>
          <w:b/>
          <w:bCs/>
          <w:color w:val="000000"/>
        </w:rPr>
        <w:t>2</w:t>
      </w:r>
      <w:r w:rsidRPr="00034CC0">
        <w:rPr>
          <w:rFonts w:ascii="Times New Roman" w:eastAsia="Times New Roman" w:hAnsi="Times New Roman" w:cs="Times New Roman"/>
          <w:b/>
          <w:bCs/>
          <w:color w:val="000000"/>
        </w:rPr>
        <w:t xml:space="preserve"> The </w:t>
      </w:r>
      <w:r>
        <w:rPr>
          <w:rFonts w:ascii="Times New Roman" w:eastAsia="Times New Roman" w:hAnsi="Times New Roman" w:cs="Times New Roman"/>
          <w:b/>
          <w:bCs/>
          <w:color w:val="000000"/>
        </w:rPr>
        <w:t>Central</w:t>
      </w:r>
      <w:r w:rsidRPr="00034CC0">
        <w:rPr>
          <w:rFonts w:ascii="Times New Roman" w:eastAsia="Times New Roman" w:hAnsi="Times New Roman" w:cs="Times New Roman"/>
          <w:b/>
          <w:bCs/>
          <w:color w:val="000000"/>
        </w:rPr>
        <w:t xml:space="preserve"> Unit</w:t>
      </w:r>
    </w:p>
    <w:p w14:paraId="3075713C" w14:textId="18932B9F" w:rsidR="00C959DE" w:rsidRDefault="00C959DE" w:rsidP="006B3BE4">
      <w:pPr>
        <w:jc w:val="both"/>
        <w:rPr>
          <w:rFonts w:ascii="Times New Roman" w:hAnsi="Times New Roman" w:cs="Times New Roman"/>
        </w:rPr>
      </w:pPr>
      <w:r w:rsidRPr="00FB55B0">
        <w:rPr>
          <w:rFonts w:ascii="Times New Roman" w:hAnsi="Times New Roman" w:cs="Times New Roman"/>
        </w:rPr>
        <w:t xml:space="preserve">The digital part of the CU consisted of a 32-bit STM32F103ZFT6 (STMicroelectronics) microcontroller, based on a M3 72 MHz high-performance ARM Cortex M3 processor. The CAN transceiver used in both systems was a Microchip </w:t>
      </w:r>
      <w:r>
        <w:rPr>
          <w:rFonts w:ascii="Times New Roman" w:hAnsi="Times New Roman" w:cs="Times New Roman"/>
        </w:rPr>
        <w:t>SN</w:t>
      </w:r>
      <w:r w:rsidRPr="00FB55B0">
        <w:rPr>
          <w:rFonts w:ascii="Times New Roman" w:hAnsi="Times New Roman" w:cs="Times New Roman"/>
        </w:rPr>
        <w:t>65</w:t>
      </w:r>
      <w:r>
        <w:rPr>
          <w:rFonts w:ascii="Times New Roman" w:hAnsi="Times New Roman" w:cs="Times New Roman"/>
        </w:rPr>
        <w:t>HVD</w:t>
      </w:r>
      <w:r w:rsidRPr="00FB55B0">
        <w:rPr>
          <w:rFonts w:ascii="Times New Roman" w:hAnsi="Times New Roman" w:cs="Times New Roman"/>
        </w:rPr>
        <w:t>230</w:t>
      </w:r>
      <w:r>
        <w:rPr>
          <w:rFonts w:ascii="Times New Roman" w:hAnsi="Times New Roman" w:cs="Times New Roman"/>
        </w:rPr>
        <w:t>D</w:t>
      </w:r>
      <w:r w:rsidRPr="00FB55B0">
        <w:rPr>
          <w:rFonts w:ascii="Times New Roman" w:hAnsi="Times New Roman" w:cs="Times New Roman"/>
        </w:rPr>
        <w:t xml:space="preserve">. The driver chosen to control the </w:t>
      </w:r>
      <w:proofErr w:type="spellStart"/>
      <w:r w:rsidRPr="00FB55B0">
        <w:rPr>
          <w:rFonts w:ascii="Times New Roman" w:hAnsi="Times New Roman" w:cs="Times New Roman"/>
        </w:rPr>
        <w:t>electrovalves</w:t>
      </w:r>
      <w:proofErr w:type="spellEnd"/>
      <w:r w:rsidRPr="00FB55B0">
        <w:rPr>
          <w:rFonts w:ascii="Times New Roman" w:hAnsi="Times New Roman" w:cs="Times New Roman"/>
        </w:rPr>
        <w:t xml:space="preserve"> and the micro-pump</w:t>
      </w:r>
      <w:r>
        <w:rPr>
          <w:rFonts w:ascii="Times New Roman" w:hAnsi="Times New Roman" w:cs="Times New Roman"/>
        </w:rPr>
        <w:t>s</w:t>
      </w:r>
      <w:r w:rsidRPr="00FB55B0">
        <w:rPr>
          <w:rFonts w:ascii="Times New Roman" w:hAnsi="Times New Roman" w:cs="Times New Roman"/>
        </w:rPr>
        <w:t xml:space="preserve"> was the well-known RHOM RTR020N05, the same low resistance n</w:t>
      </w:r>
      <w:r>
        <w:rPr>
          <w:rFonts w:ascii="Times New Roman" w:hAnsi="Times New Roman" w:cs="Times New Roman"/>
        </w:rPr>
        <w:t>-</w:t>
      </w:r>
      <w:r w:rsidRPr="00FB55B0">
        <w:rPr>
          <w:rFonts w:ascii="Times New Roman" w:hAnsi="Times New Roman" w:cs="Times New Roman"/>
        </w:rPr>
        <w:t xml:space="preserve">MOSFET that the used in the SU. The schematic of this system is </w:t>
      </w:r>
      <w:r>
        <w:rPr>
          <w:rFonts w:ascii="Times New Roman" w:hAnsi="Times New Roman" w:cs="Times New Roman"/>
        </w:rPr>
        <w:t xml:space="preserve">also </w:t>
      </w:r>
      <w:r w:rsidRPr="00FB55B0">
        <w:rPr>
          <w:rFonts w:ascii="Times New Roman" w:hAnsi="Times New Roman" w:cs="Times New Roman"/>
        </w:rPr>
        <w:t>shown in the supplementary material</w:t>
      </w:r>
      <w:ins w:id="124" w:author="Manel Lopez" w:date="2022-01-03T12:18:00Z">
        <w:r>
          <w:rPr>
            <w:rFonts w:ascii="Times New Roman" w:hAnsi="Times New Roman" w:cs="Times New Roman"/>
          </w:rPr>
          <w:t xml:space="preserve"> </w:t>
        </w:r>
        <w:r>
          <w:rPr>
            <w:rFonts w:ascii="Times New Roman" w:eastAsia="Times New Roman" w:hAnsi="Times New Roman" w:cs="Times New Roman"/>
            <w:color w:val="000000"/>
          </w:rPr>
          <w:t>(Fig. S2 and S3)</w:t>
        </w:r>
      </w:ins>
      <w:r w:rsidRPr="00FB55B0">
        <w:rPr>
          <w:rFonts w:ascii="Times New Roman" w:hAnsi="Times New Roman" w:cs="Times New Roman"/>
        </w:rPr>
        <w:t xml:space="preserve">. </w:t>
      </w:r>
    </w:p>
    <w:p w14:paraId="1EFE83BF" w14:textId="1DDD6921" w:rsidR="00F444B9" w:rsidRDefault="00EA25E7" w:rsidP="006B3BE4">
      <w:pPr>
        <w:jc w:val="both"/>
        <w:rPr>
          <w:ins w:id="125" w:author="Manuel Lopez De Miguel" w:date="2021-12-29T17:30:00Z"/>
          <w:rFonts w:ascii="Times New Roman" w:hAnsi="Times New Roman" w:cs="Times New Roman"/>
        </w:rPr>
      </w:pPr>
      <w:r w:rsidRPr="00FB55B0">
        <w:rPr>
          <w:rFonts w:ascii="Times New Roman" w:hAnsi="Times New Roman" w:cs="Times New Roman"/>
        </w:rPr>
        <w:t xml:space="preserve">The </w:t>
      </w:r>
      <w:r w:rsidR="007E7B28">
        <w:rPr>
          <w:rFonts w:ascii="Times New Roman" w:hAnsi="Times New Roman" w:cs="Times New Roman"/>
        </w:rPr>
        <w:t>C</w:t>
      </w:r>
      <w:r w:rsidRPr="00FB55B0">
        <w:rPr>
          <w:rFonts w:ascii="Times New Roman" w:hAnsi="Times New Roman" w:cs="Times New Roman"/>
        </w:rPr>
        <w:t xml:space="preserve">entral </w:t>
      </w:r>
      <w:r w:rsidR="007E7B28">
        <w:rPr>
          <w:rFonts w:ascii="Times New Roman" w:hAnsi="Times New Roman" w:cs="Times New Roman"/>
        </w:rPr>
        <w:t>U</w:t>
      </w:r>
      <w:r w:rsidRPr="00FB55B0">
        <w:rPr>
          <w:rFonts w:ascii="Times New Roman" w:hAnsi="Times New Roman" w:cs="Times New Roman"/>
        </w:rPr>
        <w:t xml:space="preserve">nit </w:t>
      </w:r>
      <w:r w:rsidR="007E7B28">
        <w:rPr>
          <w:rFonts w:ascii="Times New Roman" w:hAnsi="Times New Roman" w:cs="Times New Roman"/>
        </w:rPr>
        <w:t>(</w:t>
      </w:r>
      <w:r w:rsidRPr="00FB55B0">
        <w:rPr>
          <w:rFonts w:ascii="Times New Roman" w:hAnsi="Times New Roman" w:cs="Times New Roman"/>
        </w:rPr>
        <w:t>C</w:t>
      </w:r>
      <w:r w:rsidR="00AE19D0" w:rsidRPr="00FB55B0">
        <w:rPr>
          <w:rFonts w:ascii="Times New Roman" w:hAnsi="Times New Roman" w:cs="Times New Roman"/>
        </w:rPr>
        <w:t>U</w:t>
      </w:r>
      <w:r w:rsidR="007E7B28">
        <w:rPr>
          <w:rFonts w:ascii="Times New Roman" w:hAnsi="Times New Roman" w:cs="Times New Roman"/>
        </w:rPr>
        <w:t>)</w:t>
      </w:r>
      <w:r w:rsidRPr="00FB55B0">
        <w:rPr>
          <w:rFonts w:ascii="Times New Roman" w:hAnsi="Times New Roman" w:cs="Times New Roman"/>
        </w:rPr>
        <w:t xml:space="preserve"> </w:t>
      </w:r>
      <w:r w:rsidR="007E7B28">
        <w:rPr>
          <w:rFonts w:ascii="Times New Roman" w:hAnsi="Times New Roman" w:cs="Times New Roman"/>
        </w:rPr>
        <w:t>of</w:t>
      </w:r>
      <w:r w:rsidRPr="00FB55B0">
        <w:rPr>
          <w:rFonts w:ascii="Times New Roman" w:hAnsi="Times New Roman" w:cs="Times New Roman"/>
        </w:rPr>
        <w:t xml:space="preserve"> Fig</w:t>
      </w:r>
      <w:r w:rsidR="007B222D">
        <w:rPr>
          <w:rFonts w:ascii="Times New Roman" w:hAnsi="Times New Roman" w:cs="Times New Roman"/>
        </w:rPr>
        <w:t xml:space="preserve">ure </w:t>
      </w:r>
      <w:r w:rsidR="00FB55B0" w:rsidRPr="00FB55B0">
        <w:rPr>
          <w:rFonts w:ascii="Times New Roman" w:hAnsi="Times New Roman" w:cs="Times New Roman"/>
        </w:rPr>
        <w:t>5</w:t>
      </w:r>
      <w:r w:rsidRPr="00FB55B0">
        <w:rPr>
          <w:rFonts w:ascii="Times New Roman" w:hAnsi="Times New Roman" w:cs="Times New Roman"/>
        </w:rPr>
        <w:t xml:space="preserve"> is responsible </w:t>
      </w:r>
      <w:ins w:id="126" w:author="Manuel Lopez De Miguel" w:date="2021-12-29T17:20:00Z">
        <w:r w:rsidR="004A7D0E">
          <w:rPr>
            <w:rFonts w:ascii="Times New Roman" w:hAnsi="Times New Roman" w:cs="Times New Roman"/>
          </w:rPr>
          <w:t>of</w:t>
        </w:r>
      </w:ins>
      <w:del w:id="127" w:author="Manuel Lopez De Miguel" w:date="2021-12-29T17:20:00Z">
        <w:r w:rsidRPr="00FB55B0" w:rsidDel="004A7D0E">
          <w:rPr>
            <w:rFonts w:ascii="Times New Roman" w:hAnsi="Times New Roman" w:cs="Times New Roman"/>
          </w:rPr>
          <w:delText>for</w:delText>
        </w:r>
      </w:del>
      <w:r w:rsidRPr="00FB55B0">
        <w:rPr>
          <w:rFonts w:ascii="Times New Roman" w:hAnsi="Times New Roman" w:cs="Times New Roman"/>
        </w:rPr>
        <w:t xml:space="preserve"> the </w:t>
      </w:r>
      <w:r w:rsidR="00FB55B0" w:rsidRPr="00FB55B0">
        <w:rPr>
          <w:rFonts w:ascii="Times New Roman" w:hAnsi="Times New Roman" w:cs="Times New Roman"/>
        </w:rPr>
        <w:t>microfluidics’</w:t>
      </w:r>
      <w:r w:rsidRPr="00FB55B0">
        <w:rPr>
          <w:rFonts w:ascii="Times New Roman" w:hAnsi="Times New Roman" w:cs="Times New Roman"/>
        </w:rPr>
        <w:t xml:space="preserve"> proper functioning, </w:t>
      </w:r>
      <w:r w:rsidR="000E1E89">
        <w:rPr>
          <w:rFonts w:ascii="Times New Roman" w:hAnsi="Times New Roman" w:cs="Times New Roman"/>
        </w:rPr>
        <w:t xml:space="preserve">supply management, </w:t>
      </w:r>
      <w:r w:rsidRPr="00FB55B0">
        <w:rPr>
          <w:rFonts w:ascii="Times New Roman" w:hAnsi="Times New Roman" w:cs="Times New Roman"/>
        </w:rPr>
        <w:t>synchronization requirements, preparation of the mixture for analyte detection and respect for cleanliness issues to avoid inter/intra contamination</w:t>
      </w:r>
      <w:ins w:id="128" w:author="Manel Lopez" w:date="2022-01-03T12:05:00Z">
        <w:r w:rsidR="00DA7E35">
          <w:rPr>
            <w:rFonts w:ascii="Times New Roman" w:hAnsi="Times New Roman" w:cs="Times New Roman"/>
          </w:rPr>
          <w:t>.</w:t>
        </w:r>
      </w:ins>
      <w:ins w:id="129" w:author="Manel Lopez" w:date="2022-01-03T11:34:00Z">
        <w:r w:rsidR="00C163A1">
          <w:rPr>
            <w:rFonts w:ascii="Times New Roman" w:hAnsi="Times New Roman" w:cs="Times New Roman"/>
          </w:rPr>
          <w:t xml:space="preserve"> Fig</w:t>
        </w:r>
      </w:ins>
      <w:ins w:id="130" w:author="Manel Lopez" w:date="2022-01-03T12:05:00Z">
        <w:r w:rsidR="00DA7E35">
          <w:rPr>
            <w:rFonts w:ascii="Times New Roman" w:hAnsi="Times New Roman" w:cs="Times New Roman"/>
          </w:rPr>
          <w:t>ure</w:t>
        </w:r>
      </w:ins>
      <w:ins w:id="131" w:author="Manel Lopez" w:date="2022-01-03T11:34:00Z">
        <w:r w:rsidR="00C163A1">
          <w:rPr>
            <w:rFonts w:ascii="Times New Roman" w:hAnsi="Times New Roman" w:cs="Times New Roman"/>
          </w:rPr>
          <w:t xml:space="preserve"> </w:t>
        </w:r>
        <w:r w:rsidR="003C720A">
          <w:rPr>
            <w:rFonts w:ascii="Times New Roman" w:hAnsi="Times New Roman" w:cs="Times New Roman"/>
          </w:rPr>
          <w:t>S1</w:t>
        </w:r>
      </w:ins>
      <w:ins w:id="132" w:author="Manel Lopez" w:date="2022-01-03T12:05:00Z">
        <w:r w:rsidR="00DA7E35">
          <w:rPr>
            <w:rFonts w:ascii="Times New Roman" w:hAnsi="Times New Roman" w:cs="Times New Roman"/>
          </w:rPr>
          <w:t xml:space="preserve"> shows the </w:t>
        </w:r>
      </w:ins>
      <w:ins w:id="133" w:author="Manel Lopez" w:date="2022-01-03T12:06:00Z">
        <w:r w:rsidR="00DA7E35">
          <w:rPr>
            <w:rFonts w:ascii="Times New Roman" w:hAnsi="Times New Roman" w:cs="Times New Roman"/>
          </w:rPr>
          <w:t>PCB design and its integration with the different microfluidic module</w:t>
        </w:r>
      </w:ins>
      <w:r w:rsidRPr="00FB55B0">
        <w:rPr>
          <w:rFonts w:ascii="Times New Roman" w:hAnsi="Times New Roman" w:cs="Times New Roman"/>
        </w:rPr>
        <w:t>.</w:t>
      </w:r>
      <w:r w:rsidR="003C720A">
        <w:rPr>
          <w:rFonts w:ascii="Times New Roman" w:hAnsi="Times New Roman" w:cs="Times New Roman"/>
        </w:rPr>
        <w:t xml:space="preserve"> </w:t>
      </w:r>
      <w:r w:rsidRPr="00FB55B0">
        <w:rPr>
          <w:rFonts w:ascii="Times New Roman" w:hAnsi="Times New Roman" w:cs="Times New Roman"/>
        </w:rPr>
        <w:t xml:space="preserve">The </w:t>
      </w:r>
      <w:r w:rsidR="00AE19D0" w:rsidRPr="00FB55B0">
        <w:rPr>
          <w:rFonts w:ascii="Times New Roman" w:hAnsi="Times New Roman" w:cs="Times New Roman"/>
        </w:rPr>
        <w:t>CU</w:t>
      </w:r>
      <w:r w:rsidRPr="00FB55B0">
        <w:rPr>
          <w:rFonts w:ascii="Times New Roman" w:hAnsi="Times New Roman" w:cs="Times New Roman"/>
        </w:rPr>
        <w:t xml:space="preserve"> also manages </w:t>
      </w:r>
      <w:r w:rsidR="00BE4539">
        <w:rPr>
          <w:rFonts w:ascii="Times New Roman" w:hAnsi="Times New Roman" w:cs="Times New Roman"/>
        </w:rPr>
        <w:t>two</w:t>
      </w:r>
      <w:r w:rsidR="00BE4539" w:rsidRPr="00FB55B0">
        <w:rPr>
          <w:rFonts w:ascii="Times New Roman" w:hAnsi="Times New Roman" w:cs="Times New Roman"/>
        </w:rPr>
        <w:t xml:space="preserve"> </w:t>
      </w:r>
      <w:r w:rsidR="00FF3608" w:rsidRPr="00FB55B0">
        <w:rPr>
          <w:rFonts w:ascii="Times New Roman" w:hAnsi="Times New Roman" w:cs="Times New Roman"/>
        </w:rPr>
        <w:t>different</w:t>
      </w:r>
      <w:r w:rsidRPr="00FB55B0">
        <w:rPr>
          <w:rFonts w:ascii="Times New Roman" w:hAnsi="Times New Roman" w:cs="Times New Roman"/>
        </w:rPr>
        <w:t xml:space="preserve"> </w:t>
      </w:r>
      <w:r w:rsidR="00BE4539">
        <w:rPr>
          <w:rFonts w:ascii="Times New Roman" w:hAnsi="Times New Roman" w:cs="Times New Roman"/>
        </w:rPr>
        <w:t xml:space="preserve">device </w:t>
      </w:r>
      <w:r w:rsidRPr="00FB55B0">
        <w:rPr>
          <w:rFonts w:ascii="Times New Roman" w:hAnsi="Times New Roman" w:cs="Times New Roman"/>
        </w:rPr>
        <w:t xml:space="preserve">communication </w:t>
      </w:r>
      <w:r w:rsidR="00BE4539">
        <w:rPr>
          <w:rFonts w:ascii="Times New Roman" w:hAnsi="Times New Roman" w:cs="Times New Roman"/>
        </w:rPr>
        <w:t>channels</w:t>
      </w:r>
      <w:r w:rsidR="00386099" w:rsidRPr="00FB55B0">
        <w:rPr>
          <w:rFonts w:ascii="Times New Roman" w:hAnsi="Times New Roman" w:cs="Times New Roman"/>
        </w:rPr>
        <w:t>. The first communication</w:t>
      </w:r>
      <w:r w:rsidR="00DF2A60">
        <w:rPr>
          <w:rFonts w:ascii="Times New Roman" w:hAnsi="Times New Roman" w:cs="Times New Roman"/>
        </w:rPr>
        <w:t xml:space="preserve"> occurs</w:t>
      </w:r>
      <w:r w:rsidR="00386099" w:rsidRPr="00FB55B0">
        <w:rPr>
          <w:rFonts w:ascii="Times New Roman" w:hAnsi="Times New Roman" w:cs="Times New Roman"/>
        </w:rPr>
        <w:t xml:space="preserve"> </w:t>
      </w:r>
      <w:ins w:id="134" w:author="Manuel Lopez De Miguel" w:date="2021-12-29T17:23:00Z">
        <w:r w:rsidR="004A7D0E">
          <w:rPr>
            <w:rFonts w:ascii="Times New Roman" w:hAnsi="Times New Roman" w:cs="Times New Roman"/>
          </w:rPr>
          <w:t xml:space="preserve">between the final user and the platform. The user is connected </w:t>
        </w:r>
      </w:ins>
      <w:ins w:id="135" w:author="Manuel Lopez De Miguel" w:date="2021-12-29T17:24:00Z">
        <w:r w:rsidR="004A7D0E">
          <w:rPr>
            <w:rFonts w:ascii="Times New Roman" w:hAnsi="Times New Roman" w:cs="Times New Roman"/>
          </w:rPr>
          <w:t>t</w:t>
        </w:r>
      </w:ins>
      <w:ins w:id="136" w:author="Manuel Lopez De Miguel" w:date="2021-12-29T17:23:00Z">
        <w:r w:rsidR="004A7D0E">
          <w:rPr>
            <w:rFonts w:ascii="Times New Roman" w:hAnsi="Times New Roman" w:cs="Times New Roman"/>
          </w:rPr>
          <w:t>o</w:t>
        </w:r>
      </w:ins>
      <w:ins w:id="137" w:author="Manuel Lopez De Miguel" w:date="2021-12-29T17:24:00Z">
        <w:r w:rsidR="004A7D0E">
          <w:rPr>
            <w:rFonts w:ascii="Times New Roman" w:hAnsi="Times New Roman" w:cs="Times New Roman"/>
          </w:rPr>
          <w:t xml:space="preserve"> the platform via</w:t>
        </w:r>
      </w:ins>
      <w:ins w:id="138" w:author="Manuel Lopez De Miguel" w:date="2021-12-29T17:23:00Z">
        <w:r w:rsidR="004A7D0E">
          <w:rPr>
            <w:rFonts w:ascii="Times New Roman" w:hAnsi="Times New Roman" w:cs="Times New Roman"/>
          </w:rPr>
          <w:t xml:space="preserve"> a PC/</w:t>
        </w:r>
      </w:ins>
      <w:ins w:id="139" w:author="Manuel Lopez De Miguel" w:date="2021-12-29T17:24:00Z">
        <w:r w:rsidR="004A7D0E">
          <w:rPr>
            <w:rFonts w:ascii="Times New Roman" w:hAnsi="Times New Roman" w:cs="Times New Roman"/>
          </w:rPr>
          <w:t xml:space="preserve">laptop </w:t>
        </w:r>
      </w:ins>
      <w:del w:id="140" w:author="Manuel Lopez De Miguel" w:date="2021-12-29T17:24:00Z">
        <w:r w:rsidR="00386099" w:rsidRPr="00FB55B0" w:rsidDel="004A7D0E">
          <w:rPr>
            <w:rFonts w:ascii="Times New Roman" w:hAnsi="Times New Roman" w:cs="Times New Roman"/>
          </w:rPr>
          <w:delText xml:space="preserve">with </w:delText>
        </w:r>
        <w:r w:rsidR="00BE4539" w:rsidDel="004A7D0E">
          <w:rPr>
            <w:rFonts w:ascii="Times New Roman" w:hAnsi="Times New Roman" w:cs="Times New Roman"/>
          </w:rPr>
          <w:delText>a</w:delText>
        </w:r>
        <w:r w:rsidR="00386099" w:rsidRPr="00FB55B0" w:rsidDel="004A7D0E">
          <w:rPr>
            <w:rFonts w:ascii="Times New Roman" w:hAnsi="Times New Roman" w:cs="Times New Roman"/>
          </w:rPr>
          <w:delText xml:space="preserve"> </w:delText>
        </w:r>
        <w:r w:rsidR="00BE4539" w:rsidDel="004A7D0E">
          <w:rPr>
            <w:rFonts w:ascii="Times New Roman" w:hAnsi="Times New Roman" w:cs="Times New Roman"/>
          </w:rPr>
          <w:delText>remote</w:delText>
        </w:r>
        <w:r w:rsidR="00386099" w:rsidRPr="00FB55B0" w:rsidDel="004A7D0E">
          <w:rPr>
            <w:rFonts w:ascii="Times New Roman" w:hAnsi="Times New Roman" w:cs="Times New Roman"/>
          </w:rPr>
          <w:delText xml:space="preserve"> </w:delText>
        </w:r>
      </w:del>
      <w:ins w:id="141" w:author="Manuel Lopez De Miguel" w:date="2021-12-29T17:25:00Z">
        <w:r w:rsidR="00F444B9">
          <w:rPr>
            <w:rFonts w:ascii="Times New Roman" w:hAnsi="Times New Roman" w:cs="Times New Roman"/>
          </w:rPr>
          <w:t xml:space="preserve">final application </w:t>
        </w:r>
      </w:ins>
      <w:r w:rsidR="00386099" w:rsidRPr="00FB55B0">
        <w:rPr>
          <w:rFonts w:ascii="Times New Roman" w:hAnsi="Times New Roman" w:cs="Times New Roman"/>
        </w:rPr>
        <w:t>software</w:t>
      </w:r>
      <w:ins w:id="142" w:author="Manuel Lopez De Miguel" w:date="2021-12-29T17:25:00Z">
        <w:r w:rsidR="00F444B9">
          <w:rPr>
            <w:rFonts w:ascii="Times New Roman" w:hAnsi="Times New Roman" w:cs="Times New Roman"/>
          </w:rPr>
          <w:t xml:space="preserve">. This application </w:t>
        </w:r>
      </w:ins>
      <w:del w:id="143" w:author="Manuel Lopez De Miguel" w:date="2021-12-29T17:25:00Z">
        <w:r w:rsidR="00386099" w:rsidRPr="00FB55B0" w:rsidDel="00F444B9">
          <w:rPr>
            <w:rFonts w:ascii="Times New Roman" w:hAnsi="Times New Roman" w:cs="Times New Roman"/>
          </w:rPr>
          <w:delText xml:space="preserve"> </w:delText>
        </w:r>
        <w:r w:rsidR="00DF2A60" w:rsidDel="00F444B9">
          <w:rPr>
            <w:rFonts w:ascii="Times New Roman" w:hAnsi="Times New Roman" w:cs="Times New Roman"/>
          </w:rPr>
          <w:delText xml:space="preserve">and </w:delText>
        </w:r>
      </w:del>
      <w:r w:rsidR="007E7B28">
        <w:rPr>
          <w:rFonts w:ascii="Times New Roman" w:hAnsi="Times New Roman" w:cs="Times New Roman"/>
        </w:rPr>
        <w:t>allow</w:t>
      </w:r>
      <w:r w:rsidR="00BE4539">
        <w:rPr>
          <w:rFonts w:ascii="Times New Roman" w:hAnsi="Times New Roman" w:cs="Times New Roman"/>
        </w:rPr>
        <w:t>s</w:t>
      </w:r>
      <w:r w:rsidR="00386099" w:rsidRPr="00FB55B0">
        <w:rPr>
          <w:rFonts w:ascii="Times New Roman" w:hAnsi="Times New Roman" w:cs="Times New Roman"/>
        </w:rPr>
        <w:t xml:space="preserve"> to configure the measurement system, </w:t>
      </w:r>
      <w:r w:rsidR="00BE4539">
        <w:rPr>
          <w:rFonts w:ascii="Times New Roman" w:hAnsi="Times New Roman" w:cs="Times New Roman"/>
        </w:rPr>
        <w:t xml:space="preserve">to </w:t>
      </w:r>
      <w:r w:rsidR="00DF2A60">
        <w:rPr>
          <w:rFonts w:ascii="Times New Roman" w:hAnsi="Times New Roman" w:cs="Times New Roman"/>
        </w:rPr>
        <w:t>plan</w:t>
      </w:r>
      <w:r w:rsidR="00DF2A60" w:rsidRPr="00FB55B0">
        <w:rPr>
          <w:rFonts w:ascii="Times New Roman" w:hAnsi="Times New Roman" w:cs="Times New Roman"/>
        </w:rPr>
        <w:t xml:space="preserve"> </w:t>
      </w:r>
      <w:r w:rsidR="00BE4539">
        <w:rPr>
          <w:rFonts w:ascii="Times New Roman" w:hAnsi="Times New Roman" w:cs="Times New Roman"/>
        </w:rPr>
        <w:t xml:space="preserve">timed </w:t>
      </w:r>
      <w:r w:rsidR="00386099" w:rsidRPr="00FB55B0">
        <w:rPr>
          <w:rFonts w:ascii="Times New Roman" w:hAnsi="Times New Roman" w:cs="Times New Roman"/>
        </w:rPr>
        <w:t>measurement</w:t>
      </w:r>
      <w:r w:rsidR="00BE4539">
        <w:rPr>
          <w:rFonts w:ascii="Times New Roman" w:hAnsi="Times New Roman" w:cs="Times New Roman"/>
        </w:rPr>
        <w:t>s</w:t>
      </w:r>
      <w:r w:rsidR="00386099" w:rsidRPr="00FB55B0">
        <w:rPr>
          <w:rFonts w:ascii="Times New Roman" w:hAnsi="Times New Roman" w:cs="Times New Roman"/>
        </w:rPr>
        <w:t xml:space="preserve"> and </w:t>
      </w:r>
      <w:r w:rsidR="00BE4539">
        <w:rPr>
          <w:rFonts w:ascii="Times New Roman" w:hAnsi="Times New Roman" w:cs="Times New Roman"/>
        </w:rPr>
        <w:t xml:space="preserve">to </w:t>
      </w:r>
      <w:r w:rsidR="00DF2A60">
        <w:rPr>
          <w:rFonts w:ascii="Times New Roman" w:hAnsi="Times New Roman" w:cs="Times New Roman"/>
        </w:rPr>
        <w:t>send</w:t>
      </w:r>
      <w:r w:rsidR="00DF2A60" w:rsidRPr="00FB55B0">
        <w:rPr>
          <w:rFonts w:ascii="Times New Roman" w:hAnsi="Times New Roman" w:cs="Times New Roman"/>
        </w:rPr>
        <w:t xml:space="preserve"> </w:t>
      </w:r>
      <w:r w:rsidR="00386099" w:rsidRPr="00FB55B0">
        <w:rPr>
          <w:rFonts w:ascii="Times New Roman" w:hAnsi="Times New Roman" w:cs="Times New Roman"/>
        </w:rPr>
        <w:t>data</w:t>
      </w:r>
      <w:r w:rsidR="00DF2A60">
        <w:rPr>
          <w:rFonts w:ascii="Times New Roman" w:hAnsi="Times New Roman" w:cs="Times New Roman"/>
        </w:rPr>
        <w:t xml:space="preserve"> remotely</w:t>
      </w:r>
      <w:r w:rsidR="00386099" w:rsidRPr="00FB55B0">
        <w:rPr>
          <w:rFonts w:ascii="Times New Roman" w:hAnsi="Times New Roman" w:cs="Times New Roman"/>
        </w:rPr>
        <w:t xml:space="preserve">. </w:t>
      </w:r>
      <w:r w:rsidR="00DF2A60" w:rsidRPr="00FB55B0">
        <w:rPr>
          <w:rFonts w:ascii="Times New Roman" w:hAnsi="Times New Roman" w:cs="Times New Roman"/>
        </w:rPr>
        <w:t xml:space="preserve">The communication </w:t>
      </w:r>
      <w:del w:id="144" w:author="Manuel Lopez De Miguel" w:date="2021-12-29T17:25:00Z">
        <w:r w:rsidR="00DF2A60" w:rsidRPr="00FB55B0" w:rsidDel="00F444B9">
          <w:rPr>
            <w:rFonts w:ascii="Times New Roman" w:hAnsi="Times New Roman" w:cs="Times New Roman"/>
          </w:rPr>
          <w:delText>with the final</w:delText>
        </w:r>
      </w:del>
      <w:ins w:id="145" w:author="Manuel Lopez De Miguel" w:date="2021-12-29T17:25:00Z">
        <w:r w:rsidR="00F444B9">
          <w:rPr>
            <w:rFonts w:ascii="Times New Roman" w:hAnsi="Times New Roman" w:cs="Times New Roman"/>
          </w:rPr>
          <w:t>between</w:t>
        </w:r>
      </w:ins>
      <w:r w:rsidR="00DF2A60" w:rsidRPr="00FB55B0">
        <w:rPr>
          <w:rFonts w:ascii="Times New Roman" w:hAnsi="Times New Roman" w:cs="Times New Roman"/>
        </w:rPr>
        <w:t xml:space="preserve"> user </w:t>
      </w:r>
      <w:ins w:id="146" w:author="Manuel Lopez De Miguel" w:date="2021-12-29T17:26:00Z">
        <w:r w:rsidR="00F444B9">
          <w:rPr>
            <w:rFonts w:ascii="Times New Roman" w:hAnsi="Times New Roman" w:cs="Times New Roman"/>
          </w:rPr>
          <w:t xml:space="preserve">and measurement system </w:t>
        </w:r>
      </w:ins>
      <w:r w:rsidR="00DF2A60" w:rsidRPr="00FB55B0">
        <w:rPr>
          <w:rFonts w:ascii="Times New Roman" w:hAnsi="Times New Roman" w:cs="Times New Roman"/>
        </w:rPr>
        <w:t xml:space="preserve">is based on the well-known </w:t>
      </w:r>
      <w:r w:rsidR="00F444B9">
        <w:rPr>
          <w:rFonts w:ascii="Times New Roman" w:hAnsi="Times New Roman" w:cs="Times New Roman"/>
        </w:rPr>
        <w:t>RS</w:t>
      </w:r>
      <w:r w:rsidR="00DF2A60" w:rsidRPr="00FB55B0">
        <w:rPr>
          <w:rFonts w:ascii="Times New Roman" w:hAnsi="Times New Roman" w:cs="Times New Roman"/>
        </w:rPr>
        <w:t>232 serial communication</w:t>
      </w:r>
      <w:ins w:id="147" w:author="Manuel Lopez De Miguel" w:date="2021-12-29T17:29:00Z">
        <w:r w:rsidR="00F444B9">
          <w:rPr>
            <w:rFonts w:ascii="Times New Roman" w:hAnsi="Times New Roman" w:cs="Times New Roman"/>
          </w:rPr>
          <w:t xml:space="preserve"> protocol</w:t>
        </w:r>
      </w:ins>
      <w:ins w:id="148" w:author="Manuel Lopez De Miguel" w:date="2021-12-29T17:26:00Z">
        <w:r w:rsidR="00F444B9">
          <w:rPr>
            <w:rFonts w:ascii="Times New Roman" w:hAnsi="Times New Roman" w:cs="Times New Roman"/>
          </w:rPr>
          <w:t>. The CU has a DB</w:t>
        </w:r>
      </w:ins>
      <w:ins w:id="149" w:author="Manuel Lopez De Miguel" w:date="2021-12-29T17:27:00Z">
        <w:r w:rsidR="00F444B9">
          <w:rPr>
            <w:rFonts w:ascii="Times New Roman" w:hAnsi="Times New Roman" w:cs="Times New Roman"/>
          </w:rPr>
          <w:t>9 connector</w:t>
        </w:r>
      </w:ins>
      <w:del w:id="150" w:author="Manuel Lopez De Miguel" w:date="2021-12-29T17:26:00Z">
        <w:r w:rsidR="00DF2A60" w:rsidRPr="00FB55B0" w:rsidDel="00F444B9">
          <w:rPr>
            <w:rFonts w:ascii="Times New Roman" w:hAnsi="Times New Roman" w:cs="Times New Roman"/>
          </w:rPr>
          <w:delText>,</w:delText>
        </w:r>
      </w:del>
      <w:r w:rsidR="00DF2A60" w:rsidRPr="00FB55B0">
        <w:rPr>
          <w:rFonts w:ascii="Times New Roman" w:hAnsi="Times New Roman" w:cs="Times New Roman"/>
        </w:rPr>
        <w:t xml:space="preserve"> connected</w:t>
      </w:r>
      <w:ins w:id="151" w:author="Manuel Lopez De Miguel" w:date="2021-12-29T17:27:00Z">
        <w:r w:rsidR="00F444B9">
          <w:rPr>
            <w:rFonts w:ascii="Times New Roman" w:hAnsi="Times New Roman" w:cs="Times New Roman"/>
          </w:rPr>
          <w:t xml:space="preserve"> to a </w:t>
        </w:r>
      </w:ins>
      <w:ins w:id="152" w:author="Manuel Lopez De Miguel" w:date="2021-12-29T17:28:00Z">
        <w:r w:rsidR="00F444B9">
          <w:rPr>
            <w:rFonts w:ascii="Times New Roman" w:hAnsi="Times New Roman" w:cs="Times New Roman"/>
          </w:rPr>
          <w:t>MAX232</w:t>
        </w:r>
      </w:ins>
      <w:ins w:id="153" w:author="Manel Lopez" w:date="2022-01-03T12:08:00Z">
        <w:r w:rsidR="007B718B">
          <w:rPr>
            <w:rFonts w:ascii="Times New Roman" w:hAnsi="Times New Roman" w:cs="Times New Roman"/>
          </w:rPr>
          <w:t xml:space="preserve"> transceiver</w:t>
        </w:r>
      </w:ins>
      <w:ins w:id="154" w:author="Manuel Lopez De Miguel" w:date="2021-12-29T17:29:00Z">
        <w:r w:rsidR="00F444B9">
          <w:rPr>
            <w:rFonts w:ascii="Times New Roman" w:hAnsi="Times New Roman" w:cs="Times New Roman"/>
          </w:rPr>
          <w:t>.</w:t>
        </w:r>
      </w:ins>
      <w:ins w:id="155" w:author="Manel Lopez" w:date="2022-01-03T12:08:00Z">
        <w:r w:rsidR="007B718B">
          <w:rPr>
            <w:rFonts w:ascii="Times New Roman" w:hAnsi="Times New Roman" w:cs="Times New Roman"/>
          </w:rPr>
          <w:t xml:space="preserve"> The</w:t>
        </w:r>
      </w:ins>
      <w:ins w:id="156" w:author="Manel Lopez" w:date="2022-01-03T12:09:00Z">
        <w:r w:rsidR="007B718B">
          <w:rPr>
            <w:rFonts w:ascii="Times New Roman" w:hAnsi="Times New Roman" w:cs="Times New Roman"/>
          </w:rPr>
          <w:t xml:space="preserve"> communication protocol is embedded in the microcontroller and can be analyzed in Figure </w:t>
        </w:r>
      </w:ins>
      <w:ins w:id="157" w:author="Manel Lopez" w:date="2022-01-03T12:10:00Z">
        <w:r w:rsidR="007B718B">
          <w:rPr>
            <w:rFonts w:ascii="Times New Roman" w:hAnsi="Times New Roman" w:cs="Times New Roman"/>
          </w:rPr>
          <w:t>S10.</w:t>
        </w:r>
      </w:ins>
      <w:ins w:id="158" w:author="Manuel Lopez De Miguel" w:date="2021-12-29T17:29:00Z">
        <w:r w:rsidR="00F444B9">
          <w:rPr>
            <w:rFonts w:ascii="Times New Roman" w:hAnsi="Times New Roman" w:cs="Times New Roman"/>
          </w:rPr>
          <w:t xml:space="preserve"> The connection with</w:t>
        </w:r>
      </w:ins>
      <w:del w:id="159" w:author="Manuel Lopez De Miguel" w:date="2021-12-29T17:29:00Z">
        <w:r w:rsidR="00DF2A60" w:rsidRPr="00FB55B0" w:rsidDel="00F444B9">
          <w:rPr>
            <w:rFonts w:ascii="Times New Roman" w:hAnsi="Times New Roman" w:cs="Times New Roman"/>
          </w:rPr>
          <w:delText xml:space="preserve"> to</w:delText>
        </w:r>
      </w:del>
      <w:r w:rsidR="00DF2A60" w:rsidRPr="00FB55B0">
        <w:rPr>
          <w:rFonts w:ascii="Times New Roman" w:hAnsi="Times New Roman" w:cs="Times New Roman"/>
        </w:rPr>
        <w:t xml:space="preserve"> the PC </w:t>
      </w:r>
      <w:ins w:id="160" w:author="Manuel Lopez De Miguel" w:date="2021-12-29T17:29:00Z">
        <w:r w:rsidR="00F444B9">
          <w:rPr>
            <w:rFonts w:ascii="Times New Roman" w:hAnsi="Times New Roman" w:cs="Times New Roman"/>
          </w:rPr>
          <w:t xml:space="preserve">is done </w:t>
        </w:r>
      </w:ins>
      <w:r w:rsidR="00DF2A60" w:rsidRPr="00FB55B0">
        <w:rPr>
          <w:rFonts w:ascii="Times New Roman" w:hAnsi="Times New Roman" w:cs="Times New Roman"/>
        </w:rPr>
        <w:t>using a FTDI TTL-232R-RPI.</w:t>
      </w:r>
      <w:r w:rsidR="00DF2A60">
        <w:rPr>
          <w:rFonts w:ascii="Times New Roman" w:hAnsi="Times New Roman" w:cs="Times New Roman"/>
        </w:rPr>
        <w:t xml:space="preserve"> </w:t>
      </w:r>
      <w:ins w:id="161" w:author="Manel Lopez" w:date="2022-01-03T11:37:00Z">
        <w:r w:rsidR="003C720A">
          <w:rPr>
            <w:rFonts w:ascii="Times New Roman" w:hAnsi="Times New Roman" w:cs="Times New Roman"/>
          </w:rPr>
          <w:t xml:space="preserve">For more </w:t>
        </w:r>
        <w:proofErr w:type="gramStart"/>
        <w:r w:rsidR="003C720A">
          <w:rPr>
            <w:rFonts w:ascii="Times New Roman" w:hAnsi="Times New Roman" w:cs="Times New Roman"/>
          </w:rPr>
          <w:t>details</w:t>
        </w:r>
        <w:proofErr w:type="gramEnd"/>
        <w:r w:rsidR="003C720A">
          <w:rPr>
            <w:rFonts w:ascii="Times New Roman" w:hAnsi="Times New Roman" w:cs="Times New Roman"/>
          </w:rPr>
          <w:t xml:space="preserve"> please see Fig</w:t>
        </w:r>
      </w:ins>
      <w:ins w:id="162" w:author="Manel Lopez" w:date="2022-01-03T12:11:00Z">
        <w:r w:rsidR="007B718B">
          <w:rPr>
            <w:rFonts w:ascii="Times New Roman" w:hAnsi="Times New Roman" w:cs="Times New Roman"/>
          </w:rPr>
          <w:t>ures</w:t>
        </w:r>
      </w:ins>
      <w:ins w:id="163" w:author="Manel Lopez" w:date="2022-01-03T11:37:00Z">
        <w:r w:rsidR="003C720A">
          <w:rPr>
            <w:rFonts w:ascii="Times New Roman" w:hAnsi="Times New Roman" w:cs="Times New Roman"/>
          </w:rPr>
          <w:t xml:space="preserve"> S3</w:t>
        </w:r>
      </w:ins>
      <w:ins w:id="164" w:author="Manel Lopez" w:date="2022-01-03T12:10:00Z">
        <w:r w:rsidR="007B718B">
          <w:rPr>
            <w:rFonts w:ascii="Times New Roman" w:hAnsi="Times New Roman" w:cs="Times New Roman"/>
          </w:rPr>
          <w:t xml:space="preserve">, S10 </w:t>
        </w:r>
      </w:ins>
      <w:ins w:id="165" w:author="Manel Lopez" w:date="2022-01-03T12:11:00Z">
        <w:r w:rsidR="007B718B">
          <w:rPr>
            <w:rFonts w:ascii="Times New Roman" w:hAnsi="Times New Roman" w:cs="Times New Roman"/>
          </w:rPr>
          <w:t xml:space="preserve">of the supplementary material </w:t>
        </w:r>
      </w:ins>
      <w:ins w:id="166" w:author="Manel Lopez" w:date="2022-01-03T12:10:00Z">
        <w:r w:rsidR="007B718B">
          <w:rPr>
            <w:rFonts w:ascii="Times New Roman" w:hAnsi="Times New Roman" w:cs="Times New Roman"/>
          </w:rPr>
          <w:t xml:space="preserve">and </w:t>
        </w:r>
      </w:ins>
      <w:ins w:id="167" w:author="Manel Lopez" w:date="2022-01-03T12:11:00Z">
        <w:r w:rsidR="007B718B">
          <w:rPr>
            <w:rFonts w:ascii="Times New Roman" w:hAnsi="Times New Roman" w:cs="Times New Roman"/>
          </w:rPr>
          <w:t>Figure 7</w:t>
        </w:r>
      </w:ins>
      <w:ins w:id="168" w:author="Manel Lopez" w:date="2022-01-03T11:37:00Z">
        <w:r w:rsidR="003C720A">
          <w:rPr>
            <w:rFonts w:ascii="Times New Roman" w:hAnsi="Times New Roman" w:cs="Times New Roman"/>
          </w:rPr>
          <w:t>.</w:t>
        </w:r>
      </w:ins>
    </w:p>
    <w:p w14:paraId="679A07F3" w14:textId="448B8066" w:rsidR="001052BF" w:rsidRDefault="00386099" w:rsidP="006B3BE4">
      <w:pPr>
        <w:jc w:val="both"/>
        <w:rPr>
          <w:ins w:id="169" w:author="Manel Lopez" w:date="2022-01-03T12:25:00Z"/>
          <w:rFonts w:ascii="Times New Roman" w:eastAsia="Times New Roman" w:hAnsi="Times New Roman" w:cs="Times New Roman"/>
          <w:color w:val="000000"/>
        </w:rPr>
      </w:pPr>
      <w:r w:rsidRPr="00FB55B0">
        <w:rPr>
          <w:rFonts w:ascii="Times New Roman" w:hAnsi="Times New Roman" w:cs="Times New Roman"/>
        </w:rPr>
        <w:t xml:space="preserve">The second communication </w:t>
      </w:r>
      <w:ins w:id="170" w:author="Manuel Lopez De Miguel" w:date="2021-12-29T17:30:00Z">
        <w:r w:rsidR="00F444B9">
          <w:rPr>
            <w:rFonts w:ascii="Times New Roman" w:hAnsi="Times New Roman" w:cs="Times New Roman"/>
          </w:rPr>
          <w:t xml:space="preserve">protocol is implemented between CU and </w:t>
        </w:r>
      </w:ins>
      <w:del w:id="171" w:author="Manuel Lopez De Miguel" w:date="2021-12-29T17:30:00Z">
        <w:r w:rsidR="00751A6F" w:rsidDel="00F444B9">
          <w:rPr>
            <w:rFonts w:ascii="Times New Roman" w:hAnsi="Times New Roman" w:cs="Times New Roman"/>
          </w:rPr>
          <w:delText xml:space="preserve">occurs </w:delText>
        </w:r>
        <w:r w:rsidR="00EA25E7" w:rsidRPr="00FB55B0" w:rsidDel="00F444B9">
          <w:rPr>
            <w:rFonts w:ascii="Times New Roman" w:hAnsi="Times New Roman" w:cs="Times New Roman"/>
          </w:rPr>
          <w:delText xml:space="preserve">with the </w:delText>
        </w:r>
      </w:del>
      <w:r w:rsidR="00AE19D0" w:rsidRPr="00FB55B0">
        <w:rPr>
          <w:rFonts w:ascii="Times New Roman" w:hAnsi="Times New Roman" w:cs="Times New Roman"/>
        </w:rPr>
        <w:t xml:space="preserve">SU. This </w:t>
      </w:r>
      <w:del w:id="172" w:author="Manuel Lopez De Miguel" w:date="2021-12-29T17:31:00Z">
        <w:r w:rsidR="00AE19D0" w:rsidRPr="00FB55B0" w:rsidDel="00F444B9">
          <w:rPr>
            <w:rFonts w:ascii="Times New Roman" w:hAnsi="Times New Roman" w:cs="Times New Roman"/>
          </w:rPr>
          <w:delText xml:space="preserve">serial </w:delText>
        </w:r>
      </w:del>
      <w:r w:rsidR="00AE19D0" w:rsidRPr="00FB55B0">
        <w:rPr>
          <w:rFonts w:ascii="Times New Roman" w:hAnsi="Times New Roman" w:cs="Times New Roman"/>
        </w:rPr>
        <w:t>communication is</w:t>
      </w:r>
      <w:r w:rsidR="00EA25E7" w:rsidRPr="00FB55B0">
        <w:rPr>
          <w:rFonts w:ascii="Times New Roman" w:hAnsi="Times New Roman" w:cs="Times New Roman"/>
        </w:rPr>
        <w:t xml:space="preserve"> based on a 1 Mbs</w:t>
      </w:r>
      <w:r w:rsidR="00EA25E7" w:rsidRPr="00F444B9">
        <w:rPr>
          <w:rFonts w:ascii="Times New Roman" w:hAnsi="Times New Roman" w:cs="Times New Roman"/>
          <w:vertAlign w:val="superscript"/>
        </w:rPr>
        <w:t>-1</w:t>
      </w:r>
      <w:r w:rsidR="00EA25E7" w:rsidRPr="00FB55B0">
        <w:rPr>
          <w:rFonts w:ascii="Times New Roman" w:hAnsi="Times New Roman" w:cs="Times New Roman"/>
        </w:rPr>
        <w:t xml:space="preserve"> CAN 2.0A protocol</w:t>
      </w:r>
      <w:ins w:id="173" w:author="Manuel Lopez De Miguel" w:date="2021-12-29T17:35:00Z">
        <w:r w:rsidR="00D14696">
          <w:rPr>
            <w:rFonts w:ascii="Times New Roman" w:hAnsi="Times New Roman" w:cs="Times New Roman"/>
          </w:rPr>
          <w:t xml:space="preserve"> using a 2 MHz connection</w:t>
        </w:r>
      </w:ins>
      <w:r w:rsidR="00EA25E7" w:rsidRPr="00FB55B0">
        <w:rPr>
          <w:rFonts w:ascii="Times New Roman" w:hAnsi="Times New Roman" w:cs="Times New Roman"/>
        </w:rPr>
        <w:t xml:space="preserve">. </w:t>
      </w:r>
      <w:moveFromRangeStart w:id="174" w:author="Manuel Lopez De Miguel" w:date="2021-12-29T17:36:00Z" w:name="move91691797"/>
      <w:moveFrom w:id="175" w:author="Manuel Lopez De Miguel" w:date="2021-12-29T17:36:00Z">
        <w:r w:rsidRPr="00FB55B0" w:rsidDel="00D14696">
          <w:rPr>
            <w:rFonts w:ascii="Times New Roman" w:hAnsi="Times New Roman" w:cs="Times New Roman"/>
          </w:rPr>
          <w:t xml:space="preserve">Figure </w:t>
        </w:r>
        <w:r w:rsidR="000E1E89" w:rsidDel="00D14696">
          <w:rPr>
            <w:rFonts w:ascii="Times New Roman" w:hAnsi="Times New Roman" w:cs="Times New Roman"/>
          </w:rPr>
          <w:t>7</w:t>
        </w:r>
        <w:r w:rsidRPr="00FB55B0" w:rsidDel="00D14696">
          <w:rPr>
            <w:rFonts w:ascii="Times New Roman" w:hAnsi="Times New Roman" w:cs="Times New Roman"/>
          </w:rPr>
          <w:t xml:space="preserve"> shows the functionality of the CU. </w:t>
        </w:r>
      </w:moveFrom>
      <w:moveFromRangeEnd w:id="174"/>
      <w:r w:rsidR="00FB60BC" w:rsidRPr="00FB55B0">
        <w:rPr>
          <w:rFonts w:ascii="Times New Roman" w:hAnsi="Times New Roman" w:cs="Times New Roman"/>
        </w:rPr>
        <w:t>The communication protocol between the CU and the SU is well described in the supplementary material</w:t>
      </w:r>
      <w:ins w:id="176" w:author="Manel Lopez" w:date="2022-01-03T12:12:00Z">
        <w:r w:rsidR="00180BFC">
          <w:rPr>
            <w:rFonts w:ascii="Times New Roman" w:hAnsi="Times New Roman" w:cs="Times New Roman"/>
          </w:rPr>
          <w:t xml:space="preserve"> (Fig. S10)</w:t>
        </w:r>
      </w:ins>
      <w:ins w:id="177" w:author="Manuel Lopez De Miguel" w:date="2021-12-29T17:36:00Z">
        <w:r w:rsidR="00D14696">
          <w:rPr>
            <w:rFonts w:ascii="Times New Roman" w:hAnsi="Times New Roman" w:cs="Times New Roman"/>
          </w:rPr>
          <w:t xml:space="preserve"> and permits to synchronize the measurement process between these two electroni</w:t>
        </w:r>
      </w:ins>
      <w:ins w:id="178" w:author="Manuel Lopez De Miguel" w:date="2021-12-29T17:37:00Z">
        <w:r w:rsidR="00D14696">
          <w:rPr>
            <w:rFonts w:ascii="Times New Roman" w:hAnsi="Times New Roman" w:cs="Times New Roman"/>
          </w:rPr>
          <w:t>c systems</w:t>
        </w:r>
      </w:ins>
      <w:r w:rsidR="00FB60BC" w:rsidRPr="00FB55B0">
        <w:rPr>
          <w:rFonts w:ascii="Times New Roman" w:hAnsi="Times New Roman" w:cs="Times New Roman"/>
        </w:rPr>
        <w:t>.</w:t>
      </w:r>
      <w:ins w:id="179" w:author="Manuel Lopez De Miguel" w:date="2021-12-29T17:37:00Z">
        <w:r w:rsidR="00D14696">
          <w:rPr>
            <w:rFonts w:ascii="Times New Roman" w:hAnsi="Times New Roman" w:cs="Times New Roman"/>
          </w:rPr>
          <w:t xml:space="preserve"> The CU </w:t>
        </w:r>
      </w:ins>
      <w:ins w:id="180" w:author="Manuel Lopez De Miguel" w:date="2021-12-29T17:45:00Z">
        <w:r w:rsidR="001052BF">
          <w:rPr>
            <w:rFonts w:ascii="Times New Roman" w:hAnsi="Times New Roman" w:cs="Times New Roman"/>
          </w:rPr>
          <w:t>send</w:t>
        </w:r>
      </w:ins>
      <w:ins w:id="181" w:author="Manuel Lopez De Miguel" w:date="2021-12-29T17:46:00Z">
        <w:r w:rsidR="001052BF">
          <w:rPr>
            <w:rFonts w:ascii="Times New Roman" w:hAnsi="Times New Roman" w:cs="Times New Roman"/>
          </w:rPr>
          <w:t>s</w:t>
        </w:r>
      </w:ins>
      <w:ins w:id="182" w:author="Manuel Lopez De Miguel" w:date="2021-12-29T17:45:00Z">
        <w:r w:rsidR="001052BF">
          <w:rPr>
            <w:rFonts w:ascii="Times New Roman" w:hAnsi="Times New Roman" w:cs="Times New Roman"/>
          </w:rPr>
          <w:t xml:space="preserve"> a CAN frame</w:t>
        </w:r>
      </w:ins>
      <w:ins w:id="183" w:author="Manuel Lopez De Miguel" w:date="2021-12-29T17:38:00Z">
        <w:r w:rsidR="00D14696" w:rsidRPr="00D14696">
          <w:rPr>
            <w:rFonts w:ascii="Times New Roman" w:hAnsi="Times New Roman" w:cs="Times New Roman"/>
          </w:rPr>
          <w:t xml:space="preserve"> </w:t>
        </w:r>
      </w:ins>
      <w:ins w:id="184" w:author="Manuel Lopez De Miguel" w:date="2021-12-29T17:45:00Z">
        <w:r w:rsidR="00D14696">
          <w:rPr>
            <w:rFonts w:ascii="Times New Roman" w:hAnsi="Times New Roman" w:cs="Times New Roman"/>
          </w:rPr>
          <w:t xml:space="preserve">to </w:t>
        </w:r>
      </w:ins>
      <w:ins w:id="185" w:author="Manuel Lopez De Miguel" w:date="2021-12-29T17:38:00Z">
        <w:r w:rsidR="00D14696" w:rsidRPr="00D14696">
          <w:rPr>
            <w:rFonts w:ascii="Times New Roman" w:hAnsi="Times New Roman" w:cs="Times New Roman"/>
          </w:rPr>
          <w:t xml:space="preserve">the SU </w:t>
        </w:r>
      </w:ins>
      <w:ins w:id="186" w:author="Manuel Lopez De Miguel" w:date="2021-12-29T17:47:00Z">
        <w:r w:rsidR="001052BF">
          <w:rPr>
            <w:rFonts w:ascii="Times New Roman" w:hAnsi="Times New Roman" w:cs="Times New Roman"/>
          </w:rPr>
          <w:t>indicating the end</w:t>
        </w:r>
      </w:ins>
      <w:ins w:id="187" w:author="Manuel Lopez De Miguel" w:date="2021-12-29T17:45:00Z">
        <w:r w:rsidR="001052BF">
          <w:rPr>
            <w:rFonts w:ascii="Times New Roman" w:hAnsi="Times New Roman" w:cs="Times New Roman"/>
          </w:rPr>
          <w:t xml:space="preserve"> of </w:t>
        </w:r>
      </w:ins>
      <w:ins w:id="188" w:author="Manuel Lopez De Miguel" w:date="2021-12-29T17:42:00Z">
        <w:r w:rsidR="00D14696">
          <w:rPr>
            <w:rFonts w:ascii="Times New Roman" w:hAnsi="Times New Roman" w:cs="Times New Roman"/>
          </w:rPr>
          <w:t xml:space="preserve">the </w:t>
        </w:r>
      </w:ins>
      <w:ins w:id="189" w:author="Manuel Lopez De Miguel" w:date="2021-12-29T17:45:00Z">
        <w:r w:rsidR="001052BF">
          <w:rPr>
            <w:rFonts w:ascii="Times New Roman" w:hAnsi="Times New Roman" w:cs="Times New Roman"/>
          </w:rPr>
          <w:t xml:space="preserve">different </w:t>
        </w:r>
      </w:ins>
      <w:ins w:id="190" w:author="Manuel Lopez De Miguel" w:date="2021-12-29T17:42:00Z">
        <w:r w:rsidR="00D14696">
          <w:rPr>
            <w:rFonts w:ascii="Times New Roman" w:hAnsi="Times New Roman" w:cs="Times New Roman"/>
          </w:rPr>
          <w:t>state</w:t>
        </w:r>
      </w:ins>
      <w:ins w:id="191" w:author="Manuel Lopez De Miguel" w:date="2021-12-29T17:45:00Z">
        <w:r w:rsidR="001052BF">
          <w:rPr>
            <w:rFonts w:ascii="Times New Roman" w:hAnsi="Times New Roman" w:cs="Times New Roman"/>
          </w:rPr>
          <w:t>s</w:t>
        </w:r>
      </w:ins>
      <w:ins w:id="192" w:author="Manuel Lopez De Miguel" w:date="2021-12-29T17:42:00Z">
        <w:r w:rsidR="00D14696">
          <w:rPr>
            <w:rFonts w:ascii="Times New Roman" w:hAnsi="Times New Roman" w:cs="Times New Roman"/>
          </w:rPr>
          <w:t xml:space="preserve"> </w:t>
        </w:r>
      </w:ins>
      <w:ins w:id="193" w:author="Manuel Lopez De Miguel" w:date="2021-12-29T17:50:00Z">
        <w:r w:rsidR="001052BF">
          <w:rPr>
            <w:rFonts w:ascii="Times New Roman" w:hAnsi="Times New Roman" w:cs="Times New Roman"/>
          </w:rPr>
          <w:t>in</w:t>
        </w:r>
      </w:ins>
      <w:ins w:id="194" w:author="Manuel Lopez De Miguel" w:date="2021-12-29T17:42:00Z">
        <w:r w:rsidR="00D14696">
          <w:rPr>
            <w:rFonts w:ascii="Times New Roman" w:hAnsi="Times New Roman" w:cs="Times New Roman"/>
          </w:rPr>
          <w:t xml:space="preserve"> the measurement</w:t>
        </w:r>
      </w:ins>
      <w:ins w:id="195" w:author="Manuel Lopez De Miguel" w:date="2021-12-29T17:38:00Z">
        <w:r w:rsidR="00D14696" w:rsidRPr="00D14696">
          <w:rPr>
            <w:rFonts w:ascii="Times New Roman" w:hAnsi="Times New Roman" w:cs="Times New Roman"/>
          </w:rPr>
          <w:t xml:space="preserve"> process</w:t>
        </w:r>
      </w:ins>
      <w:ins w:id="196" w:author="Manuel Lopez De Miguel" w:date="2021-12-29T17:43:00Z">
        <w:r w:rsidR="00D14696">
          <w:rPr>
            <w:rFonts w:ascii="Times New Roman" w:hAnsi="Times New Roman" w:cs="Times New Roman"/>
          </w:rPr>
          <w:t xml:space="preserve">. </w:t>
        </w:r>
      </w:ins>
      <w:ins w:id="197" w:author="Manuel Lopez De Miguel" w:date="2021-12-29T17:47:00Z">
        <w:r w:rsidR="001052BF">
          <w:rPr>
            <w:rFonts w:ascii="Times New Roman" w:hAnsi="Times New Roman" w:cs="Times New Roman"/>
          </w:rPr>
          <w:t>The SU will response with an</w:t>
        </w:r>
      </w:ins>
      <w:ins w:id="198" w:author="Manuel Lopez De Miguel" w:date="2021-12-29T17:48:00Z">
        <w:r w:rsidR="001052BF">
          <w:rPr>
            <w:rFonts w:ascii="Times New Roman" w:hAnsi="Times New Roman" w:cs="Times New Roman"/>
          </w:rPr>
          <w:t xml:space="preserve"> ACK frame. </w:t>
        </w:r>
      </w:ins>
      <w:ins w:id="199" w:author="Manuel Lopez De Miguel" w:date="2021-12-29T17:43:00Z">
        <w:r w:rsidR="00D14696">
          <w:rPr>
            <w:rFonts w:ascii="Times New Roman" w:hAnsi="Times New Roman" w:cs="Times New Roman"/>
          </w:rPr>
          <w:t>Finally, on</w:t>
        </w:r>
      </w:ins>
      <w:ins w:id="200" w:author="Manuel Lopez De Miguel" w:date="2021-12-29T17:44:00Z">
        <w:r w:rsidR="00D14696">
          <w:rPr>
            <w:rFonts w:ascii="Times New Roman" w:hAnsi="Times New Roman" w:cs="Times New Roman"/>
          </w:rPr>
          <w:t xml:space="preserve">ce </w:t>
        </w:r>
      </w:ins>
      <w:ins w:id="201" w:author="Manuel Lopez De Miguel" w:date="2021-12-29T17:40:00Z">
        <w:r w:rsidR="00D14696">
          <w:rPr>
            <w:rFonts w:ascii="Times New Roman" w:hAnsi="Times New Roman" w:cs="Times New Roman"/>
          </w:rPr>
          <w:t xml:space="preserve">the </w:t>
        </w:r>
      </w:ins>
      <w:ins w:id="202" w:author="Manuel Lopez De Miguel" w:date="2021-12-29T17:41:00Z">
        <w:r w:rsidR="00D14696" w:rsidRPr="002E4045">
          <w:rPr>
            <w:rFonts w:ascii="Times New Roman" w:hAnsi="Times New Roman" w:cs="Times New Roman"/>
          </w:rPr>
          <w:t>mix</w:t>
        </w:r>
        <w:r w:rsidR="00D14696">
          <w:rPr>
            <w:rFonts w:ascii="Times New Roman" w:hAnsi="Times New Roman" w:cs="Times New Roman"/>
          </w:rPr>
          <w:t>ing</w:t>
        </w:r>
        <w:r w:rsidR="00D14696" w:rsidRPr="002E4045">
          <w:rPr>
            <w:rFonts w:ascii="Times New Roman" w:hAnsi="Times New Roman" w:cs="Times New Roman"/>
          </w:rPr>
          <w:t xml:space="preserve"> </w:t>
        </w:r>
      </w:ins>
      <w:ins w:id="203" w:author="Manuel Lopez De Miguel" w:date="2021-12-29T17:44:00Z">
        <w:r w:rsidR="00D14696">
          <w:rPr>
            <w:rFonts w:ascii="Times New Roman" w:hAnsi="Times New Roman" w:cs="Times New Roman"/>
          </w:rPr>
          <w:t>between</w:t>
        </w:r>
      </w:ins>
      <w:ins w:id="204" w:author="Manuel Lopez De Miguel" w:date="2021-12-29T17:41:00Z">
        <w:r w:rsidR="00D14696" w:rsidRPr="002E4045">
          <w:rPr>
            <w:rFonts w:ascii="Times New Roman" w:hAnsi="Times New Roman" w:cs="Times New Roman"/>
          </w:rPr>
          <w:t xml:space="preserve"> antibodies </w:t>
        </w:r>
      </w:ins>
      <w:ins w:id="205" w:author="Manuel Lopez De Miguel" w:date="2021-12-29T17:44:00Z">
        <w:r w:rsidR="00D14696">
          <w:rPr>
            <w:rFonts w:ascii="Times New Roman" w:hAnsi="Times New Roman" w:cs="Times New Roman"/>
          </w:rPr>
          <w:t>and</w:t>
        </w:r>
      </w:ins>
      <w:ins w:id="206" w:author="Manuel Lopez De Miguel" w:date="2021-12-29T17:41:00Z">
        <w:r w:rsidR="00D14696" w:rsidRPr="002E4045">
          <w:rPr>
            <w:rFonts w:ascii="Times New Roman" w:hAnsi="Times New Roman" w:cs="Times New Roman"/>
          </w:rPr>
          <w:t xml:space="preserve"> samples</w:t>
        </w:r>
        <w:r w:rsidR="00D14696" w:rsidRPr="00D14696">
          <w:rPr>
            <w:rFonts w:ascii="Times New Roman" w:hAnsi="Times New Roman" w:cs="Times New Roman"/>
          </w:rPr>
          <w:t xml:space="preserve"> </w:t>
        </w:r>
      </w:ins>
      <w:ins w:id="207" w:author="Manuel Lopez De Miguel" w:date="2021-12-29T17:44:00Z">
        <w:r w:rsidR="00D14696">
          <w:rPr>
            <w:rFonts w:ascii="Times New Roman" w:hAnsi="Times New Roman" w:cs="Times New Roman"/>
          </w:rPr>
          <w:t xml:space="preserve">is finished, </w:t>
        </w:r>
      </w:ins>
      <w:ins w:id="208" w:author="Manuel Lopez De Miguel" w:date="2021-12-29T17:48:00Z">
        <w:r w:rsidR="001052BF">
          <w:rPr>
            <w:rFonts w:ascii="Times New Roman" w:hAnsi="Times New Roman" w:cs="Times New Roman"/>
          </w:rPr>
          <w:t>the CU sends a request to</w:t>
        </w:r>
      </w:ins>
      <w:ins w:id="209" w:author="Manuel Lopez De Miguel" w:date="2021-12-29T17:38:00Z">
        <w:r w:rsidR="00D14696" w:rsidRPr="00D14696">
          <w:rPr>
            <w:rFonts w:ascii="Times New Roman" w:hAnsi="Times New Roman" w:cs="Times New Roman"/>
          </w:rPr>
          <w:t xml:space="preserve"> start </w:t>
        </w:r>
      </w:ins>
      <w:ins w:id="210" w:author="Manuel Lopez De Miguel" w:date="2021-12-29T17:48:00Z">
        <w:r w:rsidR="001052BF">
          <w:rPr>
            <w:rFonts w:ascii="Times New Roman" w:hAnsi="Times New Roman" w:cs="Times New Roman"/>
          </w:rPr>
          <w:t xml:space="preserve">the </w:t>
        </w:r>
      </w:ins>
      <w:ins w:id="211" w:author="Manuel Lopez De Miguel" w:date="2021-12-29T17:38:00Z">
        <w:r w:rsidR="00D14696" w:rsidRPr="00D14696">
          <w:rPr>
            <w:rFonts w:ascii="Times New Roman" w:hAnsi="Times New Roman" w:cs="Times New Roman"/>
          </w:rPr>
          <w:t xml:space="preserve">pumping </w:t>
        </w:r>
      </w:ins>
      <w:ins w:id="212" w:author="Manuel Lopez De Miguel" w:date="2021-12-29T17:49:00Z">
        <w:r w:rsidR="001052BF">
          <w:rPr>
            <w:rFonts w:ascii="Times New Roman" w:hAnsi="Times New Roman" w:cs="Times New Roman"/>
          </w:rPr>
          <w:t xml:space="preserve">of </w:t>
        </w:r>
      </w:ins>
      <w:ins w:id="213" w:author="Manuel Lopez De Miguel" w:date="2021-12-29T17:38:00Z">
        <w:r w:rsidR="00D14696" w:rsidRPr="00D14696">
          <w:rPr>
            <w:rFonts w:ascii="Times New Roman" w:hAnsi="Times New Roman" w:cs="Times New Roman"/>
          </w:rPr>
          <w:t xml:space="preserve">the analyte </w:t>
        </w:r>
      </w:ins>
      <w:ins w:id="214" w:author="Manuel Lopez De Miguel" w:date="2021-12-29T17:49:00Z">
        <w:r w:rsidR="001052BF">
          <w:rPr>
            <w:rFonts w:ascii="Times New Roman" w:hAnsi="Times New Roman" w:cs="Times New Roman"/>
          </w:rPr>
          <w:t>and perform the measurement</w:t>
        </w:r>
      </w:ins>
      <w:ins w:id="215" w:author="Manuel Lopez De Miguel" w:date="2021-12-29T17:39:00Z">
        <w:r w:rsidR="00D14696">
          <w:rPr>
            <w:rFonts w:ascii="Times New Roman" w:hAnsi="Times New Roman" w:cs="Times New Roman"/>
          </w:rPr>
          <w:t>.</w:t>
        </w:r>
      </w:ins>
      <w:ins w:id="216" w:author="Manuel Lopez De Miguel" w:date="2021-12-29T17:50:00Z">
        <w:r w:rsidR="001052BF">
          <w:rPr>
            <w:rFonts w:ascii="Times New Roman" w:hAnsi="Times New Roman" w:cs="Times New Roman"/>
          </w:rPr>
          <w:t xml:space="preserve"> When</w:t>
        </w:r>
      </w:ins>
      <w:ins w:id="217" w:author="Manuel Lopez De Miguel" w:date="2021-12-29T17:51:00Z">
        <w:r w:rsidR="001052BF">
          <w:rPr>
            <w:rFonts w:ascii="Times New Roman" w:hAnsi="Times New Roman" w:cs="Times New Roman"/>
          </w:rPr>
          <w:t xml:space="preserve"> the measurement is done, the SU sends a response command</w:t>
        </w:r>
      </w:ins>
      <w:ins w:id="218" w:author="Manuel Lopez De Miguel" w:date="2021-12-29T17:52:00Z">
        <w:r w:rsidR="001052BF">
          <w:rPr>
            <w:rFonts w:ascii="Times New Roman" w:hAnsi="Times New Roman" w:cs="Times New Roman"/>
          </w:rPr>
          <w:t xml:space="preserve"> to the CU</w:t>
        </w:r>
      </w:ins>
      <w:ins w:id="219" w:author="Manuel Lopez De Miguel" w:date="2021-12-29T17:51:00Z">
        <w:r w:rsidR="001052BF">
          <w:rPr>
            <w:rFonts w:ascii="Times New Roman" w:hAnsi="Times New Roman" w:cs="Times New Roman"/>
          </w:rPr>
          <w:t xml:space="preserve">, that will include the results of the </w:t>
        </w:r>
      </w:ins>
      <w:ins w:id="220" w:author="Manuel Lopez De Miguel" w:date="2021-12-29T17:52:00Z">
        <w:r w:rsidR="001052BF">
          <w:rPr>
            <w:rFonts w:ascii="Times New Roman" w:hAnsi="Times New Roman" w:cs="Times New Roman"/>
          </w:rPr>
          <w:t>measurement.</w:t>
        </w:r>
      </w:ins>
      <w:r w:rsidR="00FB60BC" w:rsidRPr="00FB55B0">
        <w:rPr>
          <w:rFonts w:ascii="Times New Roman" w:hAnsi="Times New Roman" w:cs="Times New Roman"/>
        </w:rPr>
        <w:t xml:space="preserve"> </w:t>
      </w:r>
      <w:moveToRangeStart w:id="221" w:author="Manuel Lopez De Miguel" w:date="2021-12-29T17:36:00Z" w:name="move91691797"/>
      <w:moveTo w:id="222" w:author="Manuel Lopez De Miguel" w:date="2021-12-29T17:36:00Z">
        <w:r w:rsidR="00D14696" w:rsidRPr="00FB55B0">
          <w:rPr>
            <w:rFonts w:ascii="Times New Roman" w:hAnsi="Times New Roman" w:cs="Times New Roman"/>
          </w:rPr>
          <w:t xml:space="preserve">Figure </w:t>
        </w:r>
        <w:r w:rsidR="00D14696">
          <w:rPr>
            <w:rFonts w:ascii="Times New Roman" w:hAnsi="Times New Roman" w:cs="Times New Roman"/>
          </w:rPr>
          <w:t>7</w:t>
        </w:r>
        <w:r w:rsidR="00D14696" w:rsidRPr="00FB55B0">
          <w:rPr>
            <w:rFonts w:ascii="Times New Roman" w:hAnsi="Times New Roman" w:cs="Times New Roman"/>
          </w:rPr>
          <w:t xml:space="preserve"> shows the </w:t>
        </w:r>
        <w:del w:id="223" w:author="Manel Lopez" w:date="2022-01-03T12:13:00Z">
          <w:r w:rsidR="00D14696" w:rsidRPr="00FB55B0" w:rsidDel="00180BFC">
            <w:rPr>
              <w:rFonts w:ascii="Times New Roman" w:hAnsi="Times New Roman" w:cs="Times New Roman"/>
            </w:rPr>
            <w:delText>functionality of</w:delText>
          </w:r>
        </w:del>
      </w:moveTo>
      <w:ins w:id="224" w:author="Manel Lopez" w:date="2022-01-03T12:13:00Z">
        <w:r w:rsidR="00180BFC">
          <w:rPr>
            <w:rFonts w:ascii="Times New Roman" w:hAnsi="Times New Roman" w:cs="Times New Roman"/>
          </w:rPr>
          <w:t>block diagram of</w:t>
        </w:r>
      </w:ins>
      <w:moveTo w:id="225" w:author="Manuel Lopez De Miguel" w:date="2021-12-29T17:36:00Z">
        <w:r w:rsidR="00D14696" w:rsidRPr="00FB55B0">
          <w:rPr>
            <w:rFonts w:ascii="Times New Roman" w:hAnsi="Times New Roman" w:cs="Times New Roman"/>
          </w:rPr>
          <w:t xml:space="preserve"> the CU</w:t>
        </w:r>
      </w:moveTo>
      <w:ins w:id="226" w:author="Manel Lopez" w:date="2022-01-03T12:13:00Z">
        <w:r w:rsidR="00180BFC">
          <w:rPr>
            <w:rFonts w:ascii="Times New Roman" w:hAnsi="Times New Roman" w:cs="Times New Roman"/>
          </w:rPr>
          <w:t>, including the two communicati</w:t>
        </w:r>
      </w:ins>
      <w:ins w:id="227" w:author="Manel Lopez" w:date="2022-01-03T12:14:00Z">
        <w:r w:rsidR="00180BFC">
          <w:rPr>
            <w:rFonts w:ascii="Times New Roman" w:hAnsi="Times New Roman" w:cs="Times New Roman"/>
          </w:rPr>
          <w:t>on transceivers: The MAX232 for the data transmission to the final user and the</w:t>
        </w:r>
      </w:ins>
      <w:ins w:id="228" w:author="Manel Lopez" w:date="2022-01-03T12:16:00Z">
        <w:r w:rsidR="00180BFC">
          <w:rPr>
            <w:rFonts w:ascii="Times New Roman" w:hAnsi="Times New Roman" w:cs="Times New Roman"/>
          </w:rPr>
          <w:t xml:space="preserve"> SN65HVD230D for the CAN communication with the SU</w:t>
        </w:r>
      </w:ins>
      <w:moveTo w:id="229" w:author="Manuel Lopez De Miguel" w:date="2021-12-29T17:36:00Z">
        <w:r w:rsidR="00D14696" w:rsidRPr="00FB55B0">
          <w:rPr>
            <w:rFonts w:ascii="Times New Roman" w:hAnsi="Times New Roman" w:cs="Times New Roman"/>
          </w:rPr>
          <w:t xml:space="preserve">. </w:t>
        </w:r>
      </w:moveTo>
      <w:moveToRangeEnd w:id="221"/>
      <w:ins w:id="230" w:author="Manel Lopez" w:date="2022-01-03T12:20:00Z">
        <w:r w:rsidR="00C959DE">
          <w:rPr>
            <w:rFonts w:ascii="Times New Roman" w:eastAsia="Times New Roman" w:hAnsi="Times New Roman" w:cs="Times New Roman"/>
            <w:color w:val="000000"/>
          </w:rPr>
          <w:t xml:space="preserve">Finally, Figure S10 shows the embedded firmware flow diagram for the management of the CU, including the below aforementioned communication protocols </w:t>
        </w:r>
      </w:ins>
      <w:ins w:id="231" w:author="Manel Lopez" w:date="2022-01-03T12:21:00Z">
        <w:r w:rsidR="00C959DE">
          <w:rPr>
            <w:rFonts w:ascii="Times New Roman" w:eastAsia="Times New Roman" w:hAnsi="Times New Roman" w:cs="Times New Roman"/>
            <w:color w:val="000000"/>
          </w:rPr>
          <w:t>and the management of the different microvalves and micropumps</w:t>
        </w:r>
      </w:ins>
      <w:ins w:id="232" w:author="Manel Lopez" w:date="2022-01-03T12:20:00Z">
        <w:r w:rsidR="00C959DE">
          <w:rPr>
            <w:rFonts w:ascii="Times New Roman" w:eastAsia="Times New Roman" w:hAnsi="Times New Roman" w:cs="Times New Roman"/>
            <w:color w:val="000000"/>
          </w:rPr>
          <w:t>.</w:t>
        </w:r>
      </w:ins>
    </w:p>
    <w:p w14:paraId="36C9A9A3" w14:textId="6AD754AD" w:rsidR="00DA2247" w:rsidRPr="005D7019" w:rsidRDefault="00DA2247" w:rsidP="006B3BE4">
      <w:pPr>
        <w:jc w:val="both"/>
        <w:rPr>
          <w:rFonts w:ascii="Times New Roman" w:eastAsia="Times New Roman" w:hAnsi="Times New Roman" w:cs="Times New Roman"/>
          <w:b/>
          <w:bCs/>
          <w:color w:val="000000"/>
          <w:rPrChange w:id="233" w:author="Manel Lopez" w:date="2022-01-03T17:26:00Z">
            <w:rPr>
              <w:rFonts w:ascii="Times New Roman" w:eastAsia="Times New Roman" w:hAnsi="Times New Roman" w:cs="Times New Roman"/>
              <w:color w:val="000000"/>
            </w:rPr>
          </w:rPrChange>
        </w:rPr>
      </w:pPr>
      <w:r w:rsidRPr="005D7019">
        <w:rPr>
          <w:rFonts w:ascii="Times New Roman" w:eastAsia="Times New Roman" w:hAnsi="Times New Roman" w:cs="Times New Roman"/>
          <w:b/>
          <w:bCs/>
          <w:color w:val="000000"/>
          <w:rPrChange w:id="234" w:author="Manel Lopez" w:date="2022-01-03T17:26:00Z">
            <w:rPr>
              <w:rFonts w:ascii="Times New Roman" w:eastAsia="Times New Roman" w:hAnsi="Times New Roman" w:cs="Times New Roman"/>
              <w:color w:val="000000"/>
            </w:rPr>
          </w:rPrChange>
        </w:rPr>
        <w:t>2.5 Analysis of the whole system’s power consumption</w:t>
      </w:r>
    </w:p>
    <w:p w14:paraId="1E56BCCC" w14:textId="77777777" w:rsidR="008A35DA" w:rsidRDefault="008A35DA" w:rsidP="006B3BE4">
      <w:pPr>
        <w:jc w:val="both"/>
        <w:rPr>
          <w:ins w:id="235" w:author="Manel Lopez" w:date="2022-01-04T13:07:00Z"/>
          <w:rFonts w:ascii="Times New Roman" w:eastAsia="Times New Roman" w:hAnsi="Times New Roman" w:cs="Times New Roman"/>
          <w:color w:val="000000"/>
        </w:rPr>
      </w:pPr>
      <w:ins w:id="236" w:author="Manel Lopez" w:date="2022-01-04T13:02:00Z">
        <w:r>
          <w:rPr>
            <w:rFonts w:ascii="Times New Roman" w:eastAsia="Times New Roman" w:hAnsi="Times New Roman" w:cs="Times New Roman"/>
            <w:color w:val="000000"/>
          </w:rPr>
          <w:t>The final equipment, with less</w:t>
        </w:r>
      </w:ins>
      <w:ins w:id="237" w:author="Manel Lopez" w:date="2022-01-04T13:03:00Z">
        <w:r>
          <w:rPr>
            <w:rFonts w:ascii="Times New Roman" w:eastAsia="Times New Roman" w:hAnsi="Times New Roman" w:cs="Times New Roman"/>
            <w:color w:val="000000"/>
          </w:rPr>
          <w:t xml:space="preserve"> than 1kg of </w:t>
        </w:r>
      </w:ins>
      <w:ins w:id="238" w:author="Manel Lopez" w:date="2022-01-04T13:04:00Z">
        <w:r>
          <w:rPr>
            <w:rFonts w:ascii="Times New Roman" w:eastAsia="Times New Roman" w:hAnsi="Times New Roman" w:cs="Times New Roman"/>
            <w:color w:val="000000"/>
          </w:rPr>
          <w:t>weight and packed in a volume of 2,175 cm</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 xml:space="preserve"> is a real portable de</w:t>
        </w:r>
      </w:ins>
      <w:ins w:id="239" w:author="Manel Lopez" w:date="2022-01-04T13:05:00Z">
        <w:r>
          <w:rPr>
            <w:rFonts w:ascii="Times New Roman" w:eastAsia="Times New Roman" w:hAnsi="Times New Roman" w:cs="Times New Roman"/>
            <w:color w:val="000000"/>
          </w:rPr>
          <w:t xml:space="preserve">vice that will permit to measure contaminants in situ and in real time. </w:t>
        </w:r>
      </w:ins>
      <w:ins w:id="240" w:author="Manel Lopez" w:date="2022-01-04T13:06:00Z">
        <w:r>
          <w:rPr>
            <w:rFonts w:ascii="Times New Roman" w:eastAsia="Times New Roman" w:hAnsi="Times New Roman" w:cs="Times New Roman"/>
            <w:color w:val="000000"/>
          </w:rPr>
          <w:t xml:space="preserve">To analyze the supply characteristics that must be </w:t>
        </w:r>
        <w:proofErr w:type="gramStart"/>
        <w:r>
          <w:rPr>
            <w:rFonts w:ascii="Times New Roman" w:eastAsia="Times New Roman" w:hAnsi="Times New Roman" w:cs="Times New Roman"/>
            <w:color w:val="000000"/>
          </w:rPr>
          <w:t>taken into account</w:t>
        </w:r>
        <w:proofErr w:type="gramEnd"/>
        <w:r>
          <w:rPr>
            <w:rFonts w:ascii="Times New Roman" w:eastAsia="Times New Roman" w:hAnsi="Times New Roman" w:cs="Times New Roman"/>
            <w:color w:val="000000"/>
          </w:rPr>
          <w:t>, we have to</w:t>
        </w:r>
      </w:ins>
      <w:ins w:id="241" w:author="Manel Lopez" w:date="2022-01-04T13:03:00Z">
        <w:r>
          <w:rPr>
            <w:rFonts w:ascii="Times New Roman" w:eastAsia="Times New Roman" w:hAnsi="Times New Roman" w:cs="Times New Roman"/>
            <w:color w:val="000000"/>
          </w:rPr>
          <w:t xml:space="preserve"> </w:t>
        </w:r>
      </w:ins>
      <w:ins w:id="242" w:author="Manel Lopez" w:date="2022-01-04T13:06:00Z">
        <w:r>
          <w:rPr>
            <w:rFonts w:ascii="Times New Roman" w:eastAsia="Times New Roman" w:hAnsi="Times New Roman" w:cs="Times New Roman"/>
            <w:color w:val="000000"/>
          </w:rPr>
          <w:t>c</w:t>
        </w:r>
      </w:ins>
      <w:ins w:id="243" w:author="Manel Lopez" w:date="2022-01-03T12:29:00Z">
        <w:r w:rsidR="00F13890">
          <w:rPr>
            <w:rFonts w:ascii="Times New Roman" w:eastAsia="Times New Roman" w:hAnsi="Times New Roman" w:cs="Times New Roman"/>
            <w:color w:val="000000"/>
          </w:rPr>
          <w:t xml:space="preserve">onsider the measurement </w:t>
        </w:r>
        <w:r w:rsidR="00F13890">
          <w:rPr>
            <w:rFonts w:ascii="Times New Roman" w:eastAsia="Times New Roman" w:hAnsi="Times New Roman" w:cs="Times New Roman"/>
            <w:color w:val="000000"/>
          </w:rPr>
          <w:lastRenderedPageBreak/>
          <w:t xml:space="preserve">procedure described in the previous </w:t>
        </w:r>
      </w:ins>
      <w:ins w:id="244" w:author="Manel Lopez" w:date="2022-01-04T08:55:00Z">
        <w:r w:rsidR="00A624B5">
          <w:rPr>
            <w:rFonts w:ascii="Times New Roman" w:eastAsia="Times New Roman" w:hAnsi="Times New Roman" w:cs="Times New Roman"/>
            <w:color w:val="000000"/>
          </w:rPr>
          <w:t>sections</w:t>
        </w:r>
      </w:ins>
      <w:ins w:id="245" w:author="Manel Lopez" w:date="2022-01-04T08:56:00Z">
        <w:r w:rsidR="00A624B5">
          <w:rPr>
            <w:rFonts w:ascii="Times New Roman" w:eastAsia="Times New Roman" w:hAnsi="Times New Roman" w:cs="Times New Roman"/>
            <w:color w:val="000000"/>
          </w:rPr>
          <w:t>,</w:t>
        </w:r>
      </w:ins>
      <w:ins w:id="246" w:author="Manel Lopez" w:date="2022-01-04T08:55:00Z">
        <w:r w:rsidR="00A624B5">
          <w:rPr>
            <w:rFonts w:ascii="Times New Roman" w:eastAsia="Times New Roman" w:hAnsi="Times New Roman" w:cs="Times New Roman"/>
            <w:color w:val="000000"/>
          </w:rPr>
          <w:t xml:space="preserve"> </w:t>
        </w:r>
      </w:ins>
      <w:ins w:id="247" w:author="Manel Lopez" w:date="2022-01-04T13:06:00Z">
        <w:r>
          <w:rPr>
            <w:rFonts w:ascii="Times New Roman" w:eastAsia="Times New Roman" w:hAnsi="Times New Roman" w:cs="Times New Roman"/>
            <w:color w:val="000000"/>
          </w:rPr>
          <w:t xml:space="preserve">to </w:t>
        </w:r>
      </w:ins>
      <w:ins w:id="248" w:author="Manel Lopez" w:date="2022-01-03T12:29:00Z">
        <w:r w:rsidR="00F13890">
          <w:rPr>
            <w:rFonts w:ascii="Times New Roman" w:eastAsia="Times New Roman" w:hAnsi="Times New Roman" w:cs="Times New Roman"/>
            <w:color w:val="000000"/>
          </w:rPr>
          <w:t>know the quantities of liquids and inter</w:t>
        </w:r>
      </w:ins>
      <w:ins w:id="249" w:author="Manel Lopez" w:date="2022-01-03T12:30:00Z">
        <w:r w:rsidR="00F13890">
          <w:rPr>
            <w:rFonts w:ascii="Times New Roman" w:eastAsia="Times New Roman" w:hAnsi="Times New Roman" w:cs="Times New Roman"/>
            <w:color w:val="000000"/>
          </w:rPr>
          <w:t xml:space="preserve">val times summarized in Table </w:t>
        </w:r>
      </w:ins>
      <w:ins w:id="250" w:author="Manel Lopez" w:date="2022-01-04T09:04:00Z">
        <w:r w:rsidR="0029182E">
          <w:rPr>
            <w:rFonts w:ascii="Times New Roman" w:eastAsia="Times New Roman" w:hAnsi="Times New Roman" w:cs="Times New Roman"/>
            <w:color w:val="000000"/>
          </w:rPr>
          <w:t>1</w:t>
        </w:r>
      </w:ins>
      <w:ins w:id="251" w:author="Manel Lopez" w:date="2022-01-03T12:30:00Z">
        <w:r w:rsidR="00F13890">
          <w:rPr>
            <w:rFonts w:ascii="Times New Roman" w:eastAsia="Times New Roman" w:hAnsi="Times New Roman" w:cs="Times New Roman"/>
            <w:color w:val="000000"/>
          </w:rPr>
          <w:t xml:space="preserve">, and </w:t>
        </w:r>
      </w:ins>
      <w:ins w:id="252" w:author="Manel Lopez" w:date="2022-01-03T12:31:00Z">
        <w:r w:rsidR="00F13890">
          <w:rPr>
            <w:rFonts w:ascii="Times New Roman" w:eastAsia="Times New Roman" w:hAnsi="Times New Roman" w:cs="Times New Roman"/>
            <w:color w:val="000000"/>
          </w:rPr>
          <w:t>by using the power data found in the products datasheet, it is possible to calculate the energy consumption in a whole measurement p</w:t>
        </w:r>
      </w:ins>
      <w:ins w:id="253" w:author="Manel Lopez" w:date="2022-01-03T12:32:00Z">
        <w:r w:rsidR="00F13890">
          <w:rPr>
            <w:rFonts w:ascii="Times New Roman" w:eastAsia="Times New Roman" w:hAnsi="Times New Roman" w:cs="Times New Roman"/>
            <w:color w:val="000000"/>
          </w:rPr>
          <w:t>rocedure (a cycle)</w:t>
        </w:r>
        <w:r w:rsidR="00E20CC3">
          <w:rPr>
            <w:rFonts w:ascii="Times New Roman" w:eastAsia="Times New Roman" w:hAnsi="Times New Roman" w:cs="Times New Roman"/>
            <w:color w:val="000000"/>
          </w:rPr>
          <w:t>.</w:t>
        </w:r>
      </w:ins>
      <w:ins w:id="254" w:author="Manel Lopez" w:date="2022-01-03T12:58:00Z">
        <w:r w:rsidR="002C52BD">
          <w:rPr>
            <w:rFonts w:ascii="Times New Roman" w:eastAsia="Times New Roman" w:hAnsi="Times New Roman" w:cs="Times New Roman"/>
            <w:color w:val="000000"/>
          </w:rPr>
          <w:t xml:space="preserve"> </w:t>
        </w:r>
      </w:ins>
    </w:p>
    <w:p w14:paraId="4213AB8C" w14:textId="2C18F24B" w:rsidR="000A6FBF" w:rsidRDefault="002C52BD" w:rsidP="006B3BE4">
      <w:pPr>
        <w:jc w:val="both"/>
        <w:rPr>
          <w:ins w:id="255" w:author="Manel Lopez" w:date="2022-01-04T12:13:00Z"/>
          <w:rFonts w:ascii="Times New Roman" w:eastAsia="Times New Roman" w:hAnsi="Times New Roman" w:cs="Times New Roman"/>
          <w:color w:val="000000"/>
        </w:rPr>
      </w:pPr>
      <w:ins w:id="256" w:author="Manel Lopez" w:date="2022-01-03T12:58:00Z">
        <w:r>
          <w:rPr>
            <w:rFonts w:ascii="Times New Roman" w:eastAsia="Times New Roman" w:hAnsi="Times New Roman" w:cs="Times New Roman"/>
            <w:color w:val="000000"/>
          </w:rPr>
          <w:t>The 24VDC 064 Series ASCO microvalves</w:t>
        </w:r>
      </w:ins>
      <w:ins w:id="257" w:author="Manel Lopez" w:date="2022-01-03T13:04:00Z">
        <w:r w:rsidR="00240626">
          <w:rPr>
            <w:rFonts w:ascii="Times New Roman" w:eastAsia="Times New Roman" w:hAnsi="Times New Roman" w:cs="Times New Roman"/>
            <w:color w:val="000000"/>
          </w:rPr>
          <w:t xml:space="preserve"> (2.5W of power consumption)</w:t>
        </w:r>
      </w:ins>
      <w:ins w:id="258" w:author="Manel Lopez" w:date="2022-01-03T12:59:00Z">
        <w:r>
          <w:rPr>
            <w:rFonts w:ascii="Times New Roman" w:eastAsia="Times New Roman" w:hAnsi="Times New Roman" w:cs="Times New Roman"/>
            <w:color w:val="000000"/>
          </w:rPr>
          <w:t xml:space="preserve"> are equipped with a special, optional integrated electronic component that reduces the energy consumption by 40%</w:t>
        </w:r>
      </w:ins>
      <w:ins w:id="259" w:author="Manel Lopez" w:date="2022-01-03T18:18:00Z">
        <w:r w:rsidR="007352E8">
          <w:rPr>
            <w:rFonts w:ascii="Times New Roman" w:eastAsia="Times New Roman" w:hAnsi="Times New Roman" w:cs="Times New Roman"/>
            <w:color w:val="000000"/>
          </w:rPr>
          <w:t xml:space="preserve"> (Power Reduction Factor</w:t>
        </w:r>
      </w:ins>
      <w:ins w:id="260" w:author="Manel Lopez" w:date="2022-01-04T11:57:00Z">
        <w:r w:rsidR="00EF6383">
          <w:rPr>
            <w:rFonts w:ascii="Times New Roman" w:eastAsia="Times New Roman" w:hAnsi="Times New Roman" w:cs="Times New Roman"/>
            <w:color w:val="000000"/>
          </w:rPr>
          <w:t xml:space="preserve"> or PRF</w:t>
        </w:r>
      </w:ins>
      <w:ins w:id="261" w:author="Manel Lopez" w:date="2022-01-03T18:18:00Z">
        <w:r w:rsidR="007352E8">
          <w:rPr>
            <w:rFonts w:ascii="Times New Roman" w:eastAsia="Times New Roman" w:hAnsi="Times New Roman" w:cs="Times New Roman"/>
            <w:color w:val="000000"/>
          </w:rPr>
          <w:t>)</w:t>
        </w:r>
      </w:ins>
      <w:ins w:id="262" w:author="Manel Lopez" w:date="2022-01-03T13:00:00Z">
        <w:r>
          <w:rPr>
            <w:rFonts w:ascii="Times New Roman" w:eastAsia="Times New Roman" w:hAnsi="Times New Roman" w:cs="Times New Roman"/>
            <w:color w:val="000000"/>
          </w:rPr>
          <w:t>, which represents a final power consumption of 1W</w:t>
        </w:r>
      </w:ins>
      <w:ins w:id="263" w:author="Manel Lopez" w:date="2022-01-03T12:59:00Z">
        <w:r>
          <w:rPr>
            <w:rFonts w:ascii="Times New Roman" w:eastAsia="Times New Roman" w:hAnsi="Times New Roman" w:cs="Times New Roman"/>
            <w:color w:val="000000"/>
          </w:rPr>
          <w:t>.</w:t>
        </w:r>
      </w:ins>
      <w:ins w:id="264" w:author="Manel Lopez" w:date="2022-01-03T13:01:00Z">
        <w:r>
          <w:rPr>
            <w:rFonts w:ascii="Times New Roman" w:eastAsia="Times New Roman" w:hAnsi="Times New Roman" w:cs="Times New Roman"/>
            <w:color w:val="000000"/>
          </w:rPr>
          <w:t xml:space="preserve"> </w:t>
        </w:r>
      </w:ins>
      <w:ins w:id="265" w:author="Manel Lopez" w:date="2022-01-03T13:05:00Z">
        <w:r w:rsidR="00240626">
          <w:rPr>
            <w:rFonts w:ascii="Times New Roman" w:eastAsia="Times New Roman" w:hAnsi="Times New Roman" w:cs="Times New Roman"/>
            <w:color w:val="000000"/>
          </w:rPr>
          <w:t xml:space="preserve">The </w:t>
        </w:r>
        <w:proofErr w:type="spellStart"/>
        <w:r w:rsidR="00240626">
          <w:rPr>
            <w:rFonts w:ascii="Times New Roman" w:eastAsia="Times New Roman" w:hAnsi="Times New Roman" w:cs="Times New Roman"/>
            <w:color w:val="000000"/>
          </w:rPr>
          <w:t>Instech</w:t>
        </w:r>
        <w:proofErr w:type="spellEnd"/>
        <w:r w:rsidR="00240626">
          <w:rPr>
            <w:rFonts w:ascii="Times New Roman" w:eastAsia="Times New Roman" w:hAnsi="Times New Roman" w:cs="Times New Roman"/>
            <w:color w:val="000000"/>
          </w:rPr>
          <w:t xml:space="preserve"> P625/900.14</w:t>
        </w:r>
      </w:ins>
      <w:ins w:id="266" w:author="Manel Lopez" w:date="2022-01-03T13:06:00Z">
        <w:r w:rsidR="00240626">
          <w:rPr>
            <w:rFonts w:ascii="Times New Roman" w:eastAsia="Times New Roman" w:hAnsi="Times New Roman" w:cs="Times New Roman"/>
            <w:color w:val="000000"/>
          </w:rPr>
          <w:t>3 micropump</w:t>
        </w:r>
      </w:ins>
      <w:ins w:id="267" w:author="Manel Lopez" w:date="2022-01-03T13:07:00Z">
        <w:r w:rsidR="00240626">
          <w:rPr>
            <w:rFonts w:ascii="Times New Roman" w:eastAsia="Times New Roman" w:hAnsi="Times New Roman" w:cs="Times New Roman"/>
            <w:color w:val="000000"/>
          </w:rPr>
          <w:t xml:space="preserve"> has a power consumption of 0.</w:t>
        </w:r>
      </w:ins>
      <w:ins w:id="268" w:author="Manel Lopez" w:date="2022-01-04T12:43:00Z">
        <w:r w:rsidR="00A32261">
          <w:rPr>
            <w:rFonts w:ascii="Times New Roman" w:eastAsia="Times New Roman" w:hAnsi="Times New Roman" w:cs="Times New Roman"/>
            <w:color w:val="000000"/>
          </w:rPr>
          <w:t>45</w:t>
        </w:r>
      </w:ins>
      <w:ins w:id="269" w:author="Manel Lopez" w:date="2022-01-03T13:07:00Z">
        <w:r w:rsidR="00240626">
          <w:rPr>
            <w:rFonts w:ascii="Times New Roman" w:eastAsia="Times New Roman" w:hAnsi="Times New Roman" w:cs="Times New Roman"/>
            <w:color w:val="000000"/>
          </w:rPr>
          <w:t>W</w:t>
        </w:r>
      </w:ins>
      <w:ins w:id="270" w:author="Manel Lopez" w:date="2022-01-04T12:43:00Z">
        <w:r w:rsidR="00A32261">
          <w:rPr>
            <w:rFonts w:ascii="Times New Roman" w:eastAsia="Times New Roman" w:hAnsi="Times New Roman" w:cs="Times New Roman"/>
            <w:color w:val="000000"/>
          </w:rPr>
          <w:t xml:space="preserve"> (Supply voltage: 18V</w:t>
        </w:r>
      </w:ins>
      <w:ins w:id="271" w:author="Manel Lopez" w:date="2022-01-04T12:44:00Z">
        <w:r w:rsidR="00A32261">
          <w:rPr>
            <w:rFonts w:ascii="Times New Roman" w:eastAsia="Times New Roman" w:hAnsi="Times New Roman" w:cs="Times New Roman"/>
            <w:color w:val="000000"/>
          </w:rPr>
          <w:t xml:space="preserve"> and current: 25mA)</w:t>
        </w:r>
      </w:ins>
      <w:ins w:id="272" w:author="Manel Lopez" w:date="2022-01-03T13:11:00Z">
        <w:r w:rsidR="00154B9C">
          <w:rPr>
            <w:rFonts w:ascii="Times New Roman" w:eastAsia="Times New Roman" w:hAnsi="Times New Roman" w:cs="Times New Roman"/>
            <w:color w:val="000000"/>
          </w:rPr>
          <w:t>.</w:t>
        </w:r>
      </w:ins>
      <w:ins w:id="273" w:author="Manel Lopez" w:date="2022-01-04T12:44:00Z">
        <w:r w:rsidR="00A32261">
          <w:rPr>
            <w:rFonts w:ascii="Times New Roman" w:eastAsia="Times New Roman" w:hAnsi="Times New Roman" w:cs="Times New Roman"/>
            <w:color w:val="000000"/>
          </w:rPr>
          <w:t xml:space="preserve"> </w:t>
        </w:r>
      </w:ins>
      <w:ins w:id="274" w:author="Manel Lopez" w:date="2022-01-04T13:08:00Z">
        <w:r w:rsidR="002B73A2">
          <w:rPr>
            <w:rFonts w:ascii="Times New Roman" w:eastAsia="Times New Roman" w:hAnsi="Times New Roman" w:cs="Times New Roman"/>
            <w:color w:val="000000"/>
          </w:rPr>
          <w:t>Indeed</w:t>
        </w:r>
      </w:ins>
      <w:ins w:id="275" w:author="Manel Lopez" w:date="2022-01-04T12:44:00Z">
        <w:r w:rsidR="00A32261">
          <w:rPr>
            <w:rFonts w:ascii="Times New Roman" w:eastAsia="Times New Roman" w:hAnsi="Times New Roman" w:cs="Times New Roman"/>
            <w:color w:val="000000"/>
          </w:rPr>
          <w:t xml:space="preserve">, </w:t>
        </w:r>
        <w:proofErr w:type="gramStart"/>
        <w:r w:rsidR="00A32261">
          <w:rPr>
            <w:rFonts w:ascii="Times New Roman" w:eastAsia="Times New Roman" w:hAnsi="Times New Roman" w:cs="Times New Roman"/>
            <w:color w:val="000000"/>
          </w:rPr>
          <w:t>due to the</w:t>
        </w:r>
      </w:ins>
      <w:ins w:id="276" w:author="Manel Lopez" w:date="2022-01-03T13:11:00Z">
        <w:r w:rsidR="00154B9C">
          <w:rPr>
            <w:rFonts w:ascii="Times New Roman" w:eastAsia="Times New Roman" w:hAnsi="Times New Roman" w:cs="Times New Roman"/>
            <w:color w:val="000000"/>
          </w:rPr>
          <w:t xml:space="preserve"> </w:t>
        </w:r>
      </w:ins>
      <w:ins w:id="277" w:author="Manel Lopez" w:date="2022-01-04T12:44:00Z">
        <w:r w:rsidR="00A32261">
          <w:rPr>
            <w:rFonts w:ascii="Times New Roman" w:eastAsia="Times New Roman" w:hAnsi="Times New Roman" w:cs="Times New Roman"/>
            <w:color w:val="000000"/>
          </w:rPr>
          <w:t>fact that</w:t>
        </w:r>
        <w:proofErr w:type="gramEnd"/>
        <w:r w:rsidR="00A32261">
          <w:rPr>
            <w:rFonts w:ascii="Times New Roman" w:eastAsia="Times New Roman" w:hAnsi="Times New Roman" w:cs="Times New Roman"/>
            <w:color w:val="000000"/>
          </w:rPr>
          <w:t xml:space="preserve"> the main supply for this system is </w:t>
        </w:r>
      </w:ins>
      <w:ins w:id="278" w:author="Manel Lopez" w:date="2022-01-04T12:45:00Z">
        <w:r w:rsidR="00A32261">
          <w:rPr>
            <w:rFonts w:ascii="Times New Roman" w:eastAsia="Times New Roman" w:hAnsi="Times New Roman" w:cs="Times New Roman"/>
            <w:color w:val="000000"/>
          </w:rPr>
          <w:t xml:space="preserve">24V, it means that there is a dissipation power of 0.15W that must be added when the µPump is used. </w:t>
        </w:r>
      </w:ins>
      <w:ins w:id="279" w:author="Manel Lopez" w:date="2022-01-04T12:46:00Z">
        <w:r w:rsidR="00A32261">
          <w:rPr>
            <w:rFonts w:ascii="Times New Roman" w:eastAsia="Times New Roman" w:hAnsi="Times New Roman" w:cs="Times New Roman"/>
            <w:color w:val="000000"/>
          </w:rPr>
          <w:t>Anyway, i</w:t>
        </w:r>
      </w:ins>
      <w:ins w:id="280" w:author="Manel Lopez" w:date="2022-01-03T13:11:00Z">
        <w:r w:rsidR="00154B9C" w:rsidRPr="00154B9C">
          <w:rPr>
            <w:rFonts w:ascii="Times New Roman" w:eastAsia="Times New Roman" w:hAnsi="Times New Roman" w:cs="Times New Roman"/>
            <w:color w:val="000000"/>
          </w:rPr>
          <w:t>n both cases</w:t>
        </w:r>
      </w:ins>
      <w:ins w:id="281" w:author="Manel Lopez" w:date="2022-01-04T12:46:00Z">
        <w:r w:rsidR="00A32261">
          <w:rPr>
            <w:rFonts w:ascii="Times New Roman" w:eastAsia="Times New Roman" w:hAnsi="Times New Roman" w:cs="Times New Roman"/>
            <w:color w:val="000000"/>
          </w:rPr>
          <w:t xml:space="preserve"> (µVs and µPump)</w:t>
        </w:r>
      </w:ins>
      <w:ins w:id="282" w:author="Manel Lopez" w:date="2022-01-03T13:11:00Z">
        <w:r w:rsidR="00154B9C" w:rsidRPr="00154B9C">
          <w:rPr>
            <w:rFonts w:ascii="Times New Roman" w:eastAsia="Times New Roman" w:hAnsi="Times New Roman" w:cs="Times New Roman"/>
            <w:color w:val="000000"/>
          </w:rPr>
          <w:t>, this consumption will take place during the period in which s</w:t>
        </w:r>
      </w:ins>
      <w:ins w:id="283" w:author="Manel Lopez" w:date="2022-01-04T13:08:00Z">
        <w:r w:rsidR="002B73A2">
          <w:rPr>
            <w:rFonts w:ascii="Times New Roman" w:eastAsia="Times New Roman" w:hAnsi="Times New Roman" w:cs="Times New Roman"/>
            <w:color w:val="000000"/>
          </w:rPr>
          <w:t>uch</w:t>
        </w:r>
      </w:ins>
      <w:ins w:id="284" w:author="Manel Lopez" w:date="2022-01-03T13:11:00Z">
        <w:r w:rsidR="00154B9C" w:rsidRPr="00154B9C">
          <w:rPr>
            <w:rFonts w:ascii="Times New Roman" w:eastAsia="Times New Roman" w:hAnsi="Times New Roman" w:cs="Times New Roman"/>
            <w:color w:val="000000"/>
          </w:rPr>
          <w:t xml:space="preserve"> devices are required.</w:t>
        </w:r>
        <w:r w:rsidR="00154B9C">
          <w:rPr>
            <w:rFonts w:ascii="Times New Roman" w:eastAsia="Times New Roman" w:hAnsi="Times New Roman" w:cs="Times New Roman"/>
            <w:color w:val="000000"/>
          </w:rPr>
          <w:t xml:space="preserve"> </w:t>
        </w:r>
      </w:ins>
      <w:ins w:id="285" w:author="Manel Lopez" w:date="2022-01-04T12:47:00Z">
        <w:r w:rsidR="00A32261">
          <w:rPr>
            <w:rFonts w:ascii="Times New Roman" w:eastAsia="Times New Roman" w:hAnsi="Times New Roman" w:cs="Times New Roman"/>
            <w:color w:val="000000"/>
          </w:rPr>
          <w:t xml:space="preserve">No quiescent current is considered </w:t>
        </w:r>
        <w:proofErr w:type="gramStart"/>
        <w:r w:rsidR="00A32261">
          <w:rPr>
            <w:rFonts w:ascii="Times New Roman" w:eastAsia="Times New Roman" w:hAnsi="Times New Roman" w:cs="Times New Roman"/>
            <w:color w:val="000000"/>
          </w:rPr>
          <w:t>due to the fact that</w:t>
        </w:r>
        <w:proofErr w:type="gramEnd"/>
        <w:r w:rsidR="00A32261">
          <w:rPr>
            <w:rFonts w:ascii="Times New Roman" w:eastAsia="Times New Roman" w:hAnsi="Times New Roman" w:cs="Times New Roman"/>
            <w:color w:val="000000"/>
          </w:rPr>
          <w:t xml:space="preserve"> power is cut by the CU when these devices are</w:t>
        </w:r>
      </w:ins>
      <w:ins w:id="286" w:author="Manel Lopez" w:date="2022-01-04T12:48:00Z">
        <w:r w:rsidR="00A32261">
          <w:rPr>
            <w:rFonts w:ascii="Times New Roman" w:eastAsia="Times New Roman" w:hAnsi="Times New Roman" w:cs="Times New Roman"/>
            <w:color w:val="000000"/>
          </w:rPr>
          <w:t xml:space="preserve"> not in use. </w:t>
        </w:r>
      </w:ins>
      <w:ins w:id="287" w:author="Manel Lopez" w:date="2022-01-03T13:12:00Z">
        <w:r w:rsidR="00154B9C">
          <w:rPr>
            <w:rFonts w:ascii="Times New Roman" w:eastAsia="Times New Roman" w:hAnsi="Times New Roman" w:cs="Times New Roman"/>
            <w:color w:val="000000"/>
          </w:rPr>
          <w:t xml:space="preserve">The CU electronic board has a power consumption of </w:t>
        </w:r>
      </w:ins>
      <w:ins w:id="288" w:author="Manel Lopez" w:date="2022-01-04T08:49:00Z">
        <w:r w:rsidR="007D4297">
          <w:rPr>
            <w:rFonts w:ascii="Times New Roman" w:eastAsia="Times New Roman" w:hAnsi="Times New Roman" w:cs="Times New Roman"/>
            <w:color w:val="000000"/>
          </w:rPr>
          <w:t>0.288</w:t>
        </w:r>
      </w:ins>
      <w:ins w:id="289" w:author="Manel Lopez" w:date="2022-01-03T13:12:00Z">
        <w:r w:rsidR="00154B9C">
          <w:rPr>
            <w:rFonts w:ascii="Times New Roman" w:eastAsia="Times New Roman" w:hAnsi="Times New Roman" w:cs="Times New Roman"/>
            <w:color w:val="000000"/>
          </w:rPr>
          <w:t xml:space="preserve">W </w:t>
        </w:r>
        <w:r w:rsidR="00154B9C" w:rsidRPr="00154B9C">
          <w:rPr>
            <w:rFonts w:ascii="Times New Roman" w:eastAsia="Times New Roman" w:hAnsi="Times New Roman" w:cs="Times New Roman"/>
            <w:color w:val="000000"/>
          </w:rPr>
          <w:t>while the SU electronic board has a consumption of</w:t>
        </w:r>
      </w:ins>
      <w:ins w:id="290" w:author="Manel Lopez" w:date="2022-01-03T13:13:00Z">
        <w:r w:rsidR="00154B9C">
          <w:rPr>
            <w:rFonts w:ascii="Times New Roman" w:eastAsia="Times New Roman" w:hAnsi="Times New Roman" w:cs="Times New Roman"/>
            <w:color w:val="000000"/>
          </w:rPr>
          <w:t xml:space="preserve"> </w:t>
        </w:r>
        <w:r w:rsidR="00D26E05">
          <w:rPr>
            <w:rFonts w:ascii="Times New Roman" w:eastAsia="Times New Roman" w:hAnsi="Times New Roman" w:cs="Times New Roman"/>
            <w:color w:val="000000"/>
          </w:rPr>
          <w:t>0.</w:t>
        </w:r>
      </w:ins>
      <w:ins w:id="291" w:author="Manel Lopez" w:date="2022-01-04T08:52:00Z">
        <w:r w:rsidR="007D4297">
          <w:rPr>
            <w:rFonts w:ascii="Times New Roman" w:eastAsia="Times New Roman" w:hAnsi="Times New Roman" w:cs="Times New Roman"/>
            <w:color w:val="000000"/>
          </w:rPr>
          <w:t>185</w:t>
        </w:r>
      </w:ins>
      <w:ins w:id="292" w:author="Manel Lopez" w:date="2022-01-03T13:13:00Z">
        <w:r w:rsidR="00D26E05">
          <w:rPr>
            <w:rFonts w:ascii="Times New Roman" w:eastAsia="Times New Roman" w:hAnsi="Times New Roman" w:cs="Times New Roman"/>
            <w:color w:val="000000"/>
          </w:rPr>
          <w:t>W.</w:t>
        </w:r>
      </w:ins>
      <w:ins w:id="293" w:author="Manel Lopez" w:date="2022-01-04T08:52:00Z">
        <w:r w:rsidR="007D4297">
          <w:rPr>
            <w:rFonts w:ascii="Times New Roman" w:eastAsia="Times New Roman" w:hAnsi="Times New Roman" w:cs="Times New Roman"/>
            <w:color w:val="000000"/>
          </w:rPr>
          <w:t xml:space="preserve"> </w:t>
        </w:r>
      </w:ins>
      <w:ins w:id="294" w:author="Manel Lopez" w:date="2022-01-04T08:57:00Z">
        <w:r w:rsidR="00A624B5">
          <w:rPr>
            <w:rFonts w:ascii="Times New Roman" w:eastAsia="Times New Roman" w:hAnsi="Times New Roman" w:cs="Times New Roman"/>
            <w:color w:val="000000"/>
          </w:rPr>
          <w:t xml:space="preserve">Both </w:t>
        </w:r>
      </w:ins>
      <w:ins w:id="295" w:author="Manel Lopez" w:date="2022-01-04T11:59:00Z">
        <w:r w:rsidR="008D0EAA">
          <w:rPr>
            <w:rFonts w:ascii="Times New Roman" w:eastAsia="Times New Roman" w:hAnsi="Times New Roman" w:cs="Times New Roman"/>
            <w:color w:val="000000"/>
          </w:rPr>
          <w:t xml:space="preserve">board’s </w:t>
        </w:r>
      </w:ins>
      <w:ins w:id="296" w:author="Manel Lopez" w:date="2022-01-04T08:57:00Z">
        <w:r w:rsidR="00A624B5">
          <w:rPr>
            <w:rFonts w:ascii="Times New Roman" w:eastAsia="Times New Roman" w:hAnsi="Times New Roman" w:cs="Times New Roman"/>
            <w:color w:val="000000"/>
          </w:rPr>
          <w:t>power consumption</w:t>
        </w:r>
      </w:ins>
      <w:ins w:id="297" w:author="Manel Lopez" w:date="2022-01-04T12:48:00Z">
        <w:r w:rsidR="00A32261">
          <w:rPr>
            <w:rFonts w:ascii="Times New Roman" w:eastAsia="Times New Roman" w:hAnsi="Times New Roman" w:cs="Times New Roman"/>
            <w:color w:val="000000"/>
          </w:rPr>
          <w:t>s</w:t>
        </w:r>
      </w:ins>
      <w:ins w:id="298" w:author="Manel Lopez" w:date="2022-01-04T08:57:00Z">
        <w:r w:rsidR="00A624B5">
          <w:rPr>
            <w:rFonts w:ascii="Times New Roman" w:eastAsia="Times New Roman" w:hAnsi="Times New Roman" w:cs="Times New Roman"/>
            <w:color w:val="000000"/>
          </w:rPr>
          <w:t xml:space="preserve"> were </w:t>
        </w:r>
      </w:ins>
      <w:ins w:id="299" w:author="Manel Lopez" w:date="2022-01-04T08:58:00Z">
        <w:r w:rsidR="00A624B5">
          <w:rPr>
            <w:rFonts w:ascii="Times New Roman" w:eastAsia="Times New Roman" w:hAnsi="Times New Roman" w:cs="Times New Roman"/>
            <w:color w:val="000000"/>
          </w:rPr>
          <w:t>estimate in lab</w:t>
        </w:r>
        <w:r w:rsidR="0065154B">
          <w:rPr>
            <w:rFonts w:ascii="Times New Roman" w:eastAsia="Times New Roman" w:hAnsi="Times New Roman" w:cs="Times New Roman"/>
            <w:color w:val="000000"/>
          </w:rPr>
          <w:t>.</w:t>
        </w:r>
      </w:ins>
      <w:ins w:id="300" w:author="Manel Lopez" w:date="2022-01-04T08:57:00Z">
        <w:r w:rsidR="00A624B5">
          <w:rPr>
            <w:rFonts w:ascii="Times New Roman" w:eastAsia="Times New Roman" w:hAnsi="Times New Roman" w:cs="Times New Roman"/>
            <w:color w:val="000000"/>
          </w:rPr>
          <w:t xml:space="preserve"> </w:t>
        </w:r>
      </w:ins>
    </w:p>
    <w:p w14:paraId="6D2F824A" w14:textId="18D700D7" w:rsidR="002C52BD" w:rsidRPr="002C52BD" w:rsidRDefault="007D4297" w:rsidP="006B3BE4">
      <w:pPr>
        <w:jc w:val="both"/>
        <w:rPr>
          <w:ins w:id="301" w:author="Manuel Lopez De Miguel" w:date="2021-12-29T17:52:00Z"/>
          <w:rFonts w:ascii="Times New Roman" w:eastAsia="Times New Roman" w:hAnsi="Times New Roman" w:cs="Times New Roman"/>
          <w:color w:val="000000"/>
          <w:rPrChange w:id="302" w:author="Manel Lopez" w:date="2022-01-03T12:58:00Z">
            <w:rPr>
              <w:ins w:id="303" w:author="Manuel Lopez De Miguel" w:date="2021-12-29T17:52:00Z"/>
              <w:rFonts w:ascii="Times New Roman" w:hAnsi="Times New Roman" w:cs="Times New Roman"/>
            </w:rPr>
          </w:rPrChange>
        </w:rPr>
      </w:pPr>
      <w:ins w:id="304" w:author="Manel Lopez" w:date="2022-01-04T08:53:00Z">
        <w:r>
          <w:rPr>
            <w:rFonts w:ascii="Times New Roman" w:eastAsia="Times New Roman" w:hAnsi="Times New Roman" w:cs="Times New Roman"/>
            <w:color w:val="000000"/>
          </w:rPr>
          <w:t xml:space="preserve">Table </w:t>
        </w:r>
      </w:ins>
      <w:ins w:id="305" w:author="Manel Lopez" w:date="2022-01-04T09:04:00Z">
        <w:r w:rsidR="0029182E">
          <w:rPr>
            <w:rFonts w:ascii="Times New Roman" w:eastAsia="Times New Roman" w:hAnsi="Times New Roman" w:cs="Times New Roman"/>
            <w:color w:val="000000"/>
          </w:rPr>
          <w:t>2</w:t>
        </w:r>
      </w:ins>
      <w:ins w:id="306" w:author="Manel Lopez" w:date="2022-01-04T08:53:00Z">
        <w:r>
          <w:rPr>
            <w:rFonts w:ascii="Times New Roman" w:eastAsia="Times New Roman" w:hAnsi="Times New Roman" w:cs="Times New Roman"/>
            <w:color w:val="000000"/>
          </w:rPr>
          <w:t xml:space="preserve"> </w:t>
        </w:r>
        <w:r w:rsidR="00A624B5">
          <w:rPr>
            <w:rFonts w:ascii="Times New Roman" w:eastAsia="Times New Roman" w:hAnsi="Times New Roman" w:cs="Times New Roman"/>
            <w:color w:val="000000"/>
          </w:rPr>
          <w:t>shows the Power dissipation</w:t>
        </w:r>
      </w:ins>
      <w:ins w:id="307" w:author="Manel Lopez" w:date="2022-01-04T11:57:00Z">
        <w:r w:rsidR="00EF6383">
          <w:rPr>
            <w:rFonts w:ascii="Times New Roman" w:eastAsia="Times New Roman" w:hAnsi="Times New Roman" w:cs="Times New Roman"/>
            <w:color w:val="000000"/>
          </w:rPr>
          <w:t xml:space="preserve"> per device</w:t>
        </w:r>
      </w:ins>
      <w:ins w:id="308" w:author="Manel Lopez" w:date="2022-01-04T08:53:00Z">
        <w:r w:rsidR="00A624B5">
          <w:rPr>
            <w:rFonts w:ascii="Times New Roman" w:eastAsia="Times New Roman" w:hAnsi="Times New Roman" w:cs="Times New Roman"/>
            <w:color w:val="000000"/>
          </w:rPr>
          <w:t xml:space="preserve">, the </w:t>
        </w:r>
      </w:ins>
      <w:ins w:id="309" w:author="Manel Lopez" w:date="2022-01-04T11:58:00Z">
        <w:r w:rsidR="00EF6383">
          <w:rPr>
            <w:rFonts w:ascii="Times New Roman" w:eastAsia="Times New Roman" w:hAnsi="Times New Roman" w:cs="Times New Roman"/>
            <w:color w:val="000000"/>
          </w:rPr>
          <w:t xml:space="preserve">measurement </w:t>
        </w:r>
      </w:ins>
      <w:ins w:id="310" w:author="Manel Lopez" w:date="2022-01-04T08:53:00Z">
        <w:r w:rsidR="00A624B5">
          <w:rPr>
            <w:rFonts w:ascii="Times New Roman" w:eastAsia="Times New Roman" w:hAnsi="Times New Roman" w:cs="Times New Roman"/>
            <w:color w:val="000000"/>
          </w:rPr>
          <w:t>cycle time</w:t>
        </w:r>
      </w:ins>
      <w:ins w:id="311" w:author="Manel Lopez" w:date="2022-01-04T11:58:00Z">
        <w:r w:rsidR="00EF6383">
          <w:rPr>
            <w:rFonts w:ascii="Times New Roman" w:eastAsia="Times New Roman" w:hAnsi="Times New Roman" w:cs="Times New Roman"/>
            <w:color w:val="000000"/>
          </w:rPr>
          <w:t>, approximately 1 hour and 20 minutes,</w:t>
        </w:r>
      </w:ins>
      <w:ins w:id="312" w:author="Manel Lopez" w:date="2022-01-04T08:53:00Z">
        <w:r w:rsidR="00A624B5">
          <w:rPr>
            <w:rFonts w:ascii="Times New Roman" w:eastAsia="Times New Roman" w:hAnsi="Times New Roman" w:cs="Times New Roman"/>
            <w:color w:val="000000"/>
          </w:rPr>
          <w:t xml:space="preserve"> </w:t>
        </w:r>
      </w:ins>
      <w:ins w:id="313" w:author="Manel Lopez" w:date="2022-01-04T08:54:00Z">
        <w:r w:rsidR="00A624B5">
          <w:rPr>
            <w:rFonts w:ascii="Times New Roman" w:eastAsia="Times New Roman" w:hAnsi="Times New Roman" w:cs="Times New Roman"/>
            <w:color w:val="000000"/>
          </w:rPr>
          <w:t xml:space="preserve">and the </w:t>
        </w:r>
      </w:ins>
      <w:ins w:id="314" w:author="Manel Lopez" w:date="2022-01-04T08:58:00Z">
        <w:r w:rsidR="0065154B">
          <w:rPr>
            <w:rFonts w:ascii="Times New Roman" w:eastAsia="Times New Roman" w:hAnsi="Times New Roman" w:cs="Times New Roman"/>
            <w:color w:val="000000"/>
          </w:rPr>
          <w:t xml:space="preserve">estimated </w:t>
        </w:r>
      </w:ins>
      <w:ins w:id="315" w:author="Manel Lopez" w:date="2022-01-04T08:54:00Z">
        <w:r w:rsidR="00A624B5">
          <w:rPr>
            <w:rFonts w:ascii="Times New Roman" w:eastAsia="Times New Roman" w:hAnsi="Times New Roman" w:cs="Times New Roman"/>
            <w:color w:val="000000"/>
          </w:rPr>
          <w:t>energy consumption of the prototype</w:t>
        </w:r>
      </w:ins>
      <w:ins w:id="316" w:author="Manel Lopez" w:date="2022-01-04T08:55:00Z">
        <w:r w:rsidR="00A624B5">
          <w:rPr>
            <w:rFonts w:ascii="Times New Roman" w:eastAsia="Times New Roman" w:hAnsi="Times New Roman" w:cs="Times New Roman"/>
            <w:color w:val="000000"/>
          </w:rPr>
          <w:t>.</w:t>
        </w:r>
      </w:ins>
      <w:ins w:id="317" w:author="Manel Lopez" w:date="2022-01-04T11:59:00Z">
        <w:r w:rsidR="008D0EAA">
          <w:rPr>
            <w:rFonts w:ascii="Times New Roman" w:eastAsia="Times New Roman" w:hAnsi="Times New Roman" w:cs="Times New Roman"/>
            <w:color w:val="000000"/>
          </w:rPr>
          <w:t xml:space="preserve"> As can be observed</w:t>
        </w:r>
      </w:ins>
      <w:ins w:id="318" w:author="Manel Lopez" w:date="2022-01-04T12:01:00Z">
        <w:r w:rsidR="008D0EAA">
          <w:rPr>
            <w:rFonts w:ascii="Times New Roman" w:eastAsia="Times New Roman" w:hAnsi="Times New Roman" w:cs="Times New Roman"/>
            <w:color w:val="000000"/>
          </w:rPr>
          <w:t xml:space="preserve"> </w:t>
        </w:r>
      </w:ins>
      <w:ins w:id="319" w:author="Manel Lopez" w:date="2022-01-04T12:02:00Z">
        <w:r w:rsidR="008D0EAA">
          <w:rPr>
            <w:rFonts w:ascii="Times New Roman" w:eastAsia="Times New Roman" w:hAnsi="Times New Roman" w:cs="Times New Roman"/>
            <w:color w:val="000000"/>
          </w:rPr>
          <w:t>from Table 2</w:t>
        </w:r>
      </w:ins>
      <w:ins w:id="320" w:author="Manel Lopez" w:date="2022-01-04T11:59:00Z">
        <w:r w:rsidR="008D0EAA">
          <w:rPr>
            <w:rFonts w:ascii="Times New Roman" w:eastAsia="Times New Roman" w:hAnsi="Times New Roman" w:cs="Times New Roman"/>
            <w:color w:val="000000"/>
          </w:rPr>
          <w:t xml:space="preserve">, the energy dispended to </w:t>
        </w:r>
      </w:ins>
      <w:ins w:id="321" w:author="Manel Lopez" w:date="2022-01-04T12:00:00Z">
        <w:r w:rsidR="008D0EAA">
          <w:rPr>
            <w:rFonts w:ascii="Times New Roman" w:eastAsia="Times New Roman" w:hAnsi="Times New Roman" w:cs="Times New Roman"/>
            <w:color w:val="000000"/>
          </w:rPr>
          <w:t>perform a</w:t>
        </w:r>
      </w:ins>
      <w:ins w:id="322" w:author="Manel Lopez" w:date="2022-01-04T12:02:00Z">
        <w:r w:rsidR="008D0EAA">
          <w:rPr>
            <w:rFonts w:ascii="Times New Roman" w:eastAsia="Times New Roman" w:hAnsi="Times New Roman" w:cs="Times New Roman"/>
            <w:color w:val="000000"/>
          </w:rPr>
          <w:t>n automatic</w:t>
        </w:r>
      </w:ins>
      <w:ins w:id="323" w:author="Manel Lopez" w:date="2022-01-04T12:00:00Z">
        <w:r w:rsidR="008D0EAA">
          <w:rPr>
            <w:rFonts w:ascii="Times New Roman" w:eastAsia="Times New Roman" w:hAnsi="Times New Roman" w:cs="Times New Roman"/>
            <w:color w:val="000000"/>
          </w:rPr>
          <w:t xml:space="preserve"> measurement will be </w:t>
        </w:r>
      </w:ins>
      <w:ins w:id="324" w:author="Manel Lopez" w:date="2022-01-04T12:48:00Z">
        <w:r w:rsidR="00A32261">
          <w:rPr>
            <w:rFonts w:ascii="Times New Roman" w:eastAsia="Times New Roman" w:hAnsi="Times New Roman" w:cs="Times New Roman"/>
            <w:color w:val="000000"/>
          </w:rPr>
          <w:t>3</w:t>
        </w:r>
      </w:ins>
      <w:ins w:id="325" w:author="Manel Lopez" w:date="2022-01-04T12:01:00Z">
        <w:r w:rsidR="008D0EAA">
          <w:rPr>
            <w:rFonts w:ascii="Times New Roman" w:eastAsia="Times New Roman" w:hAnsi="Times New Roman" w:cs="Times New Roman"/>
            <w:color w:val="000000"/>
          </w:rPr>
          <w:t>.</w:t>
        </w:r>
      </w:ins>
      <w:ins w:id="326" w:author="Manel Lopez" w:date="2022-01-04T12:48:00Z">
        <w:r w:rsidR="00A32261">
          <w:rPr>
            <w:rFonts w:ascii="Times New Roman" w:eastAsia="Times New Roman" w:hAnsi="Times New Roman" w:cs="Times New Roman"/>
            <w:color w:val="000000"/>
          </w:rPr>
          <w:t>1234</w:t>
        </w:r>
      </w:ins>
      <w:ins w:id="327" w:author="Manel Lopez" w:date="2022-01-04T12:01:00Z">
        <w:r w:rsidR="008D0EAA">
          <w:rPr>
            <w:rFonts w:ascii="Times New Roman" w:eastAsia="Times New Roman" w:hAnsi="Times New Roman" w:cs="Times New Roman"/>
            <w:color w:val="000000"/>
          </w:rPr>
          <w:t>W·h</w:t>
        </w:r>
      </w:ins>
      <w:ins w:id="328" w:author="Manel Lopez" w:date="2022-01-04T12:02:00Z">
        <w:r w:rsidR="008D0EAA">
          <w:rPr>
            <w:rFonts w:ascii="Times New Roman" w:eastAsia="Times New Roman" w:hAnsi="Times New Roman" w:cs="Times New Roman"/>
            <w:color w:val="000000"/>
          </w:rPr>
          <w:t>.</w:t>
        </w:r>
      </w:ins>
      <w:ins w:id="329" w:author="Manel Lopez" w:date="2022-01-04T12:13:00Z">
        <w:r w:rsidR="000A6FBF">
          <w:rPr>
            <w:rFonts w:ascii="Times New Roman" w:eastAsia="Times New Roman" w:hAnsi="Times New Roman" w:cs="Times New Roman"/>
            <w:color w:val="000000"/>
          </w:rPr>
          <w:t xml:space="preserve"> Analyzing the behavior per group of components we observe that </w:t>
        </w:r>
      </w:ins>
      <w:ins w:id="330" w:author="Manel Lopez" w:date="2022-01-04T12:14:00Z">
        <w:r w:rsidR="000A6FBF">
          <w:rPr>
            <w:rFonts w:ascii="Times New Roman" w:eastAsia="Times New Roman" w:hAnsi="Times New Roman" w:cs="Times New Roman"/>
            <w:color w:val="000000"/>
          </w:rPr>
          <w:t xml:space="preserve">the major consumption corresponds to those µValves associated with the Fluidic </w:t>
        </w:r>
      </w:ins>
      <w:ins w:id="331" w:author="Manel Lopez" w:date="2022-01-04T12:15:00Z">
        <w:r w:rsidR="000A6FBF">
          <w:rPr>
            <w:rFonts w:ascii="Times New Roman" w:eastAsia="Times New Roman" w:hAnsi="Times New Roman" w:cs="Times New Roman"/>
            <w:color w:val="000000"/>
          </w:rPr>
          <w:t>M</w:t>
        </w:r>
      </w:ins>
      <w:ins w:id="332" w:author="Manel Lopez" w:date="2022-01-04T12:14:00Z">
        <w:r w:rsidR="000A6FBF">
          <w:rPr>
            <w:rFonts w:ascii="Times New Roman" w:eastAsia="Times New Roman" w:hAnsi="Times New Roman" w:cs="Times New Roman"/>
            <w:color w:val="000000"/>
          </w:rPr>
          <w:t>odule</w:t>
        </w:r>
      </w:ins>
      <w:ins w:id="333" w:author="Manel Lopez" w:date="2022-01-04T12:15:00Z">
        <w:r w:rsidR="000A6FBF">
          <w:rPr>
            <w:rFonts w:ascii="Times New Roman" w:eastAsia="Times New Roman" w:hAnsi="Times New Roman" w:cs="Times New Roman"/>
            <w:color w:val="000000"/>
          </w:rPr>
          <w:t>, approximately the 5</w:t>
        </w:r>
      </w:ins>
      <w:ins w:id="334" w:author="Manel Lopez" w:date="2022-01-04T12:55:00Z">
        <w:r w:rsidR="007F2D1C">
          <w:rPr>
            <w:rFonts w:ascii="Times New Roman" w:eastAsia="Times New Roman" w:hAnsi="Times New Roman" w:cs="Times New Roman"/>
            <w:color w:val="000000"/>
          </w:rPr>
          <w:t>0</w:t>
        </w:r>
      </w:ins>
      <w:ins w:id="335" w:author="Manel Lopez" w:date="2022-01-04T12:15:00Z">
        <w:r w:rsidR="000A6FBF">
          <w:rPr>
            <w:rFonts w:ascii="Times New Roman" w:eastAsia="Times New Roman" w:hAnsi="Times New Roman" w:cs="Times New Roman"/>
            <w:color w:val="000000"/>
          </w:rPr>
          <w:t>% of the total. The Tanks µValves present a co</w:t>
        </w:r>
      </w:ins>
      <w:ins w:id="336" w:author="Manel Lopez" w:date="2022-01-04T12:16:00Z">
        <w:r w:rsidR="000A6FBF">
          <w:rPr>
            <w:rFonts w:ascii="Times New Roman" w:eastAsia="Times New Roman" w:hAnsi="Times New Roman" w:cs="Times New Roman"/>
            <w:color w:val="000000"/>
          </w:rPr>
          <w:t>nsumption of about 2</w:t>
        </w:r>
      </w:ins>
      <w:ins w:id="337" w:author="Manel Lopez" w:date="2022-01-04T12:55:00Z">
        <w:r w:rsidR="007F2D1C">
          <w:rPr>
            <w:rFonts w:ascii="Times New Roman" w:eastAsia="Times New Roman" w:hAnsi="Times New Roman" w:cs="Times New Roman"/>
            <w:color w:val="000000"/>
          </w:rPr>
          <w:t>5</w:t>
        </w:r>
      </w:ins>
      <w:ins w:id="338" w:author="Manel Lopez" w:date="2022-01-04T12:16:00Z">
        <w:r w:rsidR="000A6FBF">
          <w:rPr>
            <w:rFonts w:ascii="Times New Roman" w:eastAsia="Times New Roman" w:hAnsi="Times New Roman" w:cs="Times New Roman"/>
            <w:color w:val="000000"/>
          </w:rPr>
          <w:t>% and the electronic boards around 15%</w:t>
        </w:r>
      </w:ins>
      <w:ins w:id="339" w:author="Manel Lopez" w:date="2022-01-04T12:55:00Z">
        <w:r w:rsidR="007F2D1C">
          <w:rPr>
            <w:rFonts w:ascii="Times New Roman" w:eastAsia="Times New Roman" w:hAnsi="Times New Roman" w:cs="Times New Roman"/>
            <w:color w:val="000000"/>
          </w:rPr>
          <w:t>. The</w:t>
        </w:r>
      </w:ins>
      <w:ins w:id="340" w:author="Manel Lopez" w:date="2022-01-04T12:56:00Z">
        <w:r w:rsidR="007F2D1C">
          <w:rPr>
            <w:rFonts w:ascii="Times New Roman" w:eastAsia="Times New Roman" w:hAnsi="Times New Roman" w:cs="Times New Roman"/>
            <w:color w:val="000000"/>
          </w:rPr>
          <w:t xml:space="preserve"> peristaltic µPump has a consumption of about the 7.5% of the total energy and finally, </w:t>
        </w:r>
      </w:ins>
      <w:ins w:id="341" w:author="Manel Lopez" w:date="2022-01-04T12:57:00Z">
        <w:r w:rsidR="007F2D1C">
          <w:rPr>
            <w:rFonts w:ascii="Times New Roman" w:eastAsia="Times New Roman" w:hAnsi="Times New Roman" w:cs="Times New Roman"/>
            <w:color w:val="000000"/>
          </w:rPr>
          <w:t xml:space="preserve">the µValves that manage the pulsing fluidic method have a consumption per </w:t>
        </w:r>
      </w:ins>
      <w:ins w:id="342" w:author="Manel Lopez" w:date="2022-01-04T12:58:00Z">
        <w:r w:rsidR="007F2D1C">
          <w:rPr>
            <w:rFonts w:ascii="Times New Roman" w:eastAsia="Times New Roman" w:hAnsi="Times New Roman" w:cs="Times New Roman"/>
            <w:color w:val="000000"/>
          </w:rPr>
          <w:t>measurement cycle of about 3%.</w:t>
        </w:r>
      </w:ins>
      <w:ins w:id="343" w:author="Manel Lopez" w:date="2022-01-04T12:55:00Z">
        <w:r w:rsidR="007F2D1C">
          <w:rPr>
            <w:rFonts w:ascii="Times New Roman" w:eastAsia="Times New Roman" w:hAnsi="Times New Roman" w:cs="Times New Roman"/>
            <w:color w:val="000000"/>
          </w:rPr>
          <w:t xml:space="preserve"> </w:t>
        </w:r>
      </w:ins>
      <w:ins w:id="344" w:author="Manel Lopez" w:date="2022-01-04T12:02:00Z">
        <w:r w:rsidR="008D0EAA">
          <w:rPr>
            <w:rFonts w:ascii="Times New Roman" w:eastAsia="Times New Roman" w:hAnsi="Times New Roman" w:cs="Times New Roman"/>
            <w:color w:val="000000"/>
          </w:rPr>
          <w:t xml:space="preserve"> </w:t>
        </w:r>
      </w:ins>
    </w:p>
    <w:p w14:paraId="075FDB70" w14:textId="77777777" w:rsidR="005C4148" w:rsidRDefault="004040FD">
      <w:pPr>
        <w:pBdr>
          <w:top w:val="nil"/>
          <w:left w:val="nil"/>
          <w:bottom w:val="nil"/>
          <w:right w:val="nil"/>
          <w:between w:val="nil"/>
        </w:pBdr>
        <w:spacing w:after="0"/>
        <w:jc w:val="both"/>
        <w:rPr>
          <w:rFonts w:ascii="Times New Roman" w:eastAsia="Times New Roman" w:hAnsi="Times New Roman" w:cs="Times New Roman"/>
          <w:b/>
          <w:bCs/>
          <w:color w:val="000000"/>
        </w:rPr>
      </w:pPr>
      <w:r w:rsidRPr="000A4F73">
        <w:rPr>
          <w:rFonts w:ascii="Times New Roman" w:eastAsia="Times New Roman" w:hAnsi="Times New Roman" w:cs="Times New Roman"/>
          <w:b/>
          <w:bCs/>
          <w:color w:val="000000"/>
        </w:rPr>
        <w:t>3</w:t>
      </w:r>
      <w:r w:rsidR="00E672CD" w:rsidRPr="000A4F73">
        <w:rPr>
          <w:rFonts w:ascii="Times New Roman" w:eastAsia="Times New Roman" w:hAnsi="Times New Roman" w:cs="Times New Roman"/>
          <w:b/>
          <w:bCs/>
          <w:color w:val="000000"/>
        </w:rPr>
        <w:t>. Experimental details: Sensor and sen</w:t>
      </w:r>
      <w:r w:rsidR="00E672CD" w:rsidRPr="002E4045">
        <w:rPr>
          <w:rFonts w:ascii="Times New Roman" w:eastAsia="Times New Roman" w:hAnsi="Times New Roman" w:cs="Times New Roman"/>
          <w:b/>
          <w:bCs/>
          <w:color w:val="000000"/>
        </w:rPr>
        <w:t>sing procedure</w:t>
      </w:r>
    </w:p>
    <w:p w14:paraId="17D8C418" w14:textId="77777777" w:rsidR="000A4F73" w:rsidRPr="000A4F73" w:rsidRDefault="000A4F73">
      <w:pPr>
        <w:pBdr>
          <w:top w:val="nil"/>
          <w:left w:val="nil"/>
          <w:bottom w:val="nil"/>
          <w:right w:val="nil"/>
          <w:between w:val="nil"/>
        </w:pBdr>
        <w:spacing w:after="0"/>
        <w:jc w:val="both"/>
        <w:rPr>
          <w:rFonts w:ascii="Times New Roman" w:eastAsia="Times New Roman" w:hAnsi="Times New Roman" w:cs="Times New Roman"/>
          <w:b/>
          <w:bCs/>
          <w:color w:val="000000"/>
        </w:rPr>
      </w:pPr>
    </w:p>
    <w:p w14:paraId="03721A01" w14:textId="790C62D0" w:rsidR="00A11908" w:rsidRPr="000A4F73" w:rsidRDefault="004040FD" w:rsidP="000A4F73">
      <w:pPr>
        <w:pBdr>
          <w:top w:val="nil"/>
          <w:left w:val="nil"/>
          <w:bottom w:val="nil"/>
          <w:right w:val="nil"/>
          <w:between w:val="nil"/>
        </w:pBdr>
        <w:spacing w:after="0"/>
        <w:jc w:val="both"/>
        <w:rPr>
          <w:rFonts w:ascii="Times New Roman" w:eastAsia="Times New Roman" w:hAnsi="Times New Roman" w:cs="Times New Roman"/>
          <w:b/>
          <w:bCs/>
          <w:color w:val="000000"/>
        </w:rPr>
      </w:pPr>
      <w:r w:rsidRPr="000A4F73">
        <w:rPr>
          <w:rFonts w:ascii="Times New Roman" w:eastAsia="Times New Roman" w:hAnsi="Times New Roman" w:cs="Times New Roman"/>
          <w:b/>
          <w:bCs/>
          <w:color w:val="000000"/>
        </w:rPr>
        <w:t>3</w:t>
      </w:r>
      <w:r w:rsidR="00A11908" w:rsidRPr="000A4F73">
        <w:rPr>
          <w:rFonts w:ascii="Times New Roman" w:eastAsia="Times New Roman" w:hAnsi="Times New Roman" w:cs="Times New Roman"/>
          <w:b/>
          <w:bCs/>
          <w:color w:val="000000"/>
        </w:rPr>
        <w:t>.1</w:t>
      </w:r>
      <w:r w:rsidR="000A4F73" w:rsidRPr="000A4F73">
        <w:rPr>
          <w:rFonts w:ascii="Times New Roman" w:eastAsia="Times New Roman" w:hAnsi="Times New Roman" w:cs="Times New Roman"/>
          <w:b/>
          <w:bCs/>
          <w:color w:val="000000"/>
        </w:rPr>
        <w:t>.</w:t>
      </w:r>
      <w:r w:rsidR="00A11908" w:rsidRPr="000A4F73">
        <w:rPr>
          <w:rFonts w:ascii="Times New Roman" w:eastAsia="Times New Roman" w:hAnsi="Times New Roman" w:cs="Times New Roman"/>
          <w:b/>
          <w:bCs/>
          <w:color w:val="000000"/>
        </w:rPr>
        <w:t xml:space="preserve"> Reagents, material and instrumentation.</w:t>
      </w:r>
    </w:p>
    <w:p w14:paraId="4B5C4253" w14:textId="2886CDB2" w:rsidR="005C4148" w:rsidRPr="002E4045" w:rsidRDefault="00E672CD" w:rsidP="004040FD">
      <w:pPr>
        <w:jc w:val="both"/>
        <w:rPr>
          <w:rFonts w:ascii="Times New Roman" w:eastAsia="Times New Roman" w:hAnsi="Times New Roman" w:cs="Times New Roman"/>
        </w:rPr>
      </w:pPr>
      <w:r w:rsidRPr="002E4045">
        <w:rPr>
          <w:rFonts w:ascii="Times New Roman" w:eastAsia="Times New Roman" w:hAnsi="Times New Roman" w:cs="Times New Roman"/>
        </w:rPr>
        <w:t xml:space="preserve">Screen-printed Au electrodes (Au/SPEs DRP-8X220AT, </w:t>
      </w:r>
      <w:proofErr w:type="spellStart"/>
      <w:r w:rsidR="00502FAB" w:rsidRPr="00502FAB">
        <w:rPr>
          <w:rFonts w:ascii="Times New Roman" w:eastAsia="Times New Roman" w:hAnsi="Times New Roman" w:cs="Times New Roman"/>
        </w:rPr>
        <w:t>Methrom</w:t>
      </w:r>
      <w:proofErr w:type="spellEnd"/>
      <w:r w:rsidR="00502FAB" w:rsidRPr="00502FAB">
        <w:rPr>
          <w:rFonts w:ascii="Times New Roman" w:eastAsia="Times New Roman" w:hAnsi="Times New Roman" w:cs="Times New Roman"/>
        </w:rPr>
        <w:t xml:space="preserve"> </w:t>
      </w:r>
      <w:proofErr w:type="spellStart"/>
      <w:r w:rsidRPr="002E4045">
        <w:rPr>
          <w:rFonts w:ascii="Times New Roman" w:eastAsia="Times New Roman" w:hAnsi="Times New Roman" w:cs="Times New Roman"/>
        </w:rPr>
        <w:t>Dropsens</w:t>
      </w:r>
      <w:proofErr w:type="spellEnd"/>
      <w:r w:rsidRPr="002E4045">
        <w:rPr>
          <w:rFonts w:ascii="Times New Roman" w:eastAsia="Times New Roman" w:hAnsi="Times New Roman" w:cs="Times New Roman"/>
        </w:rPr>
        <w:t xml:space="preserve">, Spain) consisting of a 2.5-mm smooth Au working electrode, an Au counter electrode and an Ag pseudo-reference electrode, were used. UV/Ozone </w:t>
      </w:r>
      <w:proofErr w:type="spellStart"/>
      <w:r w:rsidRPr="002E4045">
        <w:rPr>
          <w:rFonts w:ascii="Times New Roman" w:eastAsia="Times New Roman" w:hAnsi="Times New Roman" w:cs="Times New Roman"/>
        </w:rPr>
        <w:t>Procleaner</w:t>
      </w:r>
      <w:proofErr w:type="spellEnd"/>
      <w:r w:rsidRPr="002E4045">
        <w:rPr>
          <w:rFonts w:ascii="Times New Roman" w:eastAsia="Times New Roman" w:hAnsi="Times New Roman" w:cs="Times New Roman"/>
        </w:rPr>
        <w:t xml:space="preserve">™ unit from </w:t>
      </w:r>
      <w:proofErr w:type="spellStart"/>
      <w:r w:rsidRPr="002E4045">
        <w:rPr>
          <w:rFonts w:ascii="Times New Roman" w:eastAsia="Times New Roman" w:hAnsi="Times New Roman" w:cs="Times New Roman"/>
        </w:rPr>
        <w:t>Bioforce</w:t>
      </w:r>
      <w:proofErr w:type="spellEnd"/>
      <w:r w:rsidRPr="002E4045">
        <w:rPr>
          <w:rFonts w:ascii="Times New Roman" w:eastAsia="Times New Roman" w:hAnsi="Times New Roman" w:cs="Times New Roman"/>
        </w:rPr>
        <w:t xml:space="preserve"> Nanoscience (Ames, IA, USA) was used to ensure the best possible </w:t>
      </w:r>
      <w:r w:rsidR="00802B74" w:rsidRPr="002E4045">
        <w:rPr>
          <w:rFonts w:ascii="Times New Roman" w:eastAsia="Times New Roman" w:hAnsi="Times New Roman" w:cs="Times New Roman"/>
        </w:rPr>
        <w:t xml:space="preserve">electrodes </w:t>
      </w:r>
      <w:r w:rsidRPr="002E4045">
        <w:rPr>
          <w:rFonts w:ascii="Times New Roman" w:eastAsia="Times New Roman" w:hAnsi="Times New Roman" w:cs="Times New Roman"/>
        </w:rPr>
        <w:t>cleaning. The calibration curves were fitted to a four-parameter logistic equation using the Graph Prism software (GraphPad Software, San Diego, CA, USA).</w:t>
      </w:r>
    </w:p>
    <w:p w14:paraId="2D693934" w14:textId="6CEACDC3" w:rsidR="004040FD" w:rsidRPr="002E4045" w:rsidRDefault="004040FD" w:rsidP="004040FD">
      <w:pPr>
        <w:jc w:val="both"/>
      </w:pPr>
      <w:r w:rsidRPr="000A4F73">
        <w:rPr>
          <w:rFonts w:ascii="Times New Roman" w:eastAsia="Times New Roman" w:hAnsi="Times New Roman" w:cs="Times New Roman"/>
        </w:rPr>
        <w:t xml:space="preserve">The immunoreagents used in this study (4e-BSA/As87) have previously been described for the detection of </w:t>
      </w:r>
      <w:proofErr w:type="spellStart"/>
      <w:r w:rsidRPr="000A4F73">
        <w:rPr>
          <w:rFonts w:ascii="Times New Roman" w:eastAsia="Times New Roman" w:hAnsi="Times New Roman" w:cs="Times New Roman"/>
        </w:rPr>
        <w:t>Irgarol</w:t>
      </w:r>
      <w:proofErr w:type="spellEnd"/>
      <w:r w:rsidRPr="000A4F73">
        <w:rPr>
          <w:rFonts w:ascii="Times New Roman" w:eastAsia="Times New Roman" w:hAnsi="Times New Roman" w:cs="Times New Roman"/>
        </w:rPr>
        <w:t xml:space="preserve"> 1051</w:t>
      </w:r>
      <w:r w:rsidR="00B11667" w:rsidRPr="000A4F73">
        <w:rPr>
          <w:rFonts w:ascii="Times New Roman" w:eastAsia="Times New Roman" w:hAnsi="Times New Roman" w:cs="Times New Roman"/>
        </w:rPr>
        <w:t>®</w:t>
      </w:r>
      <w:r w:rsidRPr="000A4F73">
        <w:rPr>
          <w:rFonts w:ascii="Times New Roman" w:eastAsia="Times New Roman" w:hAnsi="Times New Roman" w:cs="Times New Roman"/>
        </w:rPr>
        <w:t xml:space="preserve"> </w:t>
      </w:r>
      <w:r w:rsidR="0075144E" w:rsidRPr="000A4F73">
        <w:rPr>
          <w:rFonts w:ascii="Times New Roman" w:eastAsia="Times New Roman" w:hAnsi="Times New Roman" w:cs="Times New Roman"/>
        </w:rPr>
        <w:fldChar w:fldCharType="begin">
          <w:fldData xml:space="preserve">PEVuZE5vdGU+PENpdGU+PEF1dGhvcj5CYWxsZXN0ZXJvczwvQXV0aG9yPjxZZWFyPjE5OTg8L1ll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</w:fldData>
        </w:fldChar>
      </w:r>
      <w:r w:rsidR="0075144E" w:rsidRPr="000A4F73">
        <w:rPr>
          <w:rFonts w:ascii="Times New Roman" w:eastAsia="Times New Roman" w:hAnsi="Times New Roman" w:cs="Times New Roman"/>
        </w:rPr>
        <w:instrText xml:space="preserve"> ADDIN EN.CITE </w:instrText>
      </w:r>
      <w:r w:rsidR="0075144E" w:rsidRPr="000A4F73">
        <w:rPr>
          <w:rFonts w:ascii="Times New Roman" w:eastAsia="Times New Roman" w:hAnsi="Times New Roman" w:cs="Times New Roman"/>
        </w:rPr>
        <w:fldChar w:fldCharType="begin">
          <w:fldData xml:space="preserve">PEVuZE5vdGU+PENpdGU+PEF1dGhvcj5CYWxsZXN0ZXJvczwvQXV0aG9yPjxZZWFyPjE5OTg8L1ll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</w:fldData>
        </w:fldChar>
      </w:r>
      <w:r w:rsidR="0075144E" w:rsidRPr="000A4F73">
        <w:rPr>
          <w:rFonts w:ascii="Times New Roman" w:eastAsia="Times New Roman" w:hAnsi="Times New Roman" w:cs="Times New Roman"/>
        </w:rPr>
        <w:instrText xml:space="preserve"> ADDIN EN.CITE.DATA </w:instrText>
      </w:r>
      <w:r w:rsidR="0075144E" w:rsidRPr="000A4F73">
        <w:rPr>
          <w:rFonts w:ascii="Times New Roman" w:eastAsia="Times New Roman" w:hAnsi="Times New Roman" w:cs="Times New Roman"/>
        </w:rPr>
      </w:r>
      <w:r w:rsidR="0075144E" w:rsidRPr="000A4F73">
        <w:rPr>
          <w:rFonts w:ascii="Times New Roman" w:eastAsia="Times New Roman" w:hAnsi="Times New Roman" w:cs="Times New Roman"/>
        </w:rPr>
        <w:fldChar w:fldCharType="end"/>
      </w:r>
      <w:r w:rsidR="0075144E" w:rsidRPr="000A4F73">
        <w:rPr>
          <w:rFonts w:ascii="Times New Roman" w:eastAsia="Times New Roman" w:hAnsi="Times New Roman" w:cs="Times New Roman"/>
        </w:rPr>
      </w:r>
      <w:r w:rsidR="0075144E" w:rsidRPr="000A4F73">
        <w:rPr>
          <w:rFonts w:ascii="Times New Roman" w:eastAsia="Times New Roman" w:hAnsi="Times New Roman" w:cs="Times New Roman"/>
        </w:rPr>
        <w:fldChar w:fldCharType="separate"/>
      </w:r>
      <w:r w:rsidR="0075144E" w:rsidRPr="000A4F73">
        <w:rPr>
          <w:rFonts w:ascii="Times New Roman" w:eastAsia="Times New Roman" w:hAnsi="Times New Roman" w:cs="Times New Roman"/>
        </w:rPr>
        <w:t>[35, 36]</w:t>
      </w:r>
      <w:r w:rsidR="0075144E" w:rsidRPr="000A4F73">
        <w:rPr>
          <w:rFonts w:ascii="Times New Roman" w:eastAsia="Times New Roman" w:hAnsi="Times New Roman" w:cs="Times New Roman"/>
        </w:rPr>
        <w:fldChar w:fldCharType="end"/>
      </w:r>
      <w:r w:rsidR="00A7493D" w:rsidRPr="000A4F73">
        <w:rPr>
          <w:rFonts w:ascii="Times New Roman" w:eastAsia="Times New Roman" w:hAnsi="Times New Roman" w:cs="Times New Roman"/>
        </w:rPr>
        <w:t>.</w:t>
      </w:r>
      <w:r w:rsidR="004F7A52" w:rsidRPr="000A4F73">
        <w:rPr>
          <w:rFonts w:ascii="Times New Roman" w:eastAsia="Times New Roman" w:hAnsi="Times New Roman" w:cs="Times New Roman"/>
        </w:rPr>
        <w:t xml:space="preserve"> The antibody As87 and 4e-BSA have been performed with the support of the ICTS “NANBIOSIS”, more specifically by the Custom Antibody Service (</w:t>
      </w:r>
      <w:proofErr w:type="spellStart"/>
      <w:r w:rsidR="004F7A52" w:rsidRPr="000A4F73">
        <w:rPr>
          <w:rFonts w:ascii="Times New Roman" w:eastAsia="Times New Roman" w:hAnsi="Times New Roman" w:cs="Times New Roman"/>
        </w:rPr>
        <w:t>CAbS</w:t>
      </w:r>
      <w:proofErr w:type="spellEnd"/>
      <w:r w:rsidR="004F7A52" w:rsidRPr="000A4F73">
        <w:rPr>
          <w:rFonts w:ascii="Times New Roman" w:eastAsia="Times New Roman" w:hAnsi="Times New Roman" w:cs="Times New Roman"/>
        </w:rPr>
        <w:t xml:space="preserve">, CIBER-BBN, IQAC-CSIC). </w:t>
      </w:r>
      <w:r w:rsidRPr="000A4F73">
        <w:rPr>
          <w:rFonts w:ascii="Times New Roman" w:eastAsia="Times New Roman" w:hAnsi="Times New Roman" w:cs="Times New Roman"/>
        </w:rPr>
        <w:t>The secondary antibody peroxidase conjugate (</w:t>
      </w:r>
      <w:proofErr w:type="spellStart"/>
      <w:r w:rsidRPr="000A4F73">
        <w:rPr>
          <w:rFonts w:ascii="Times New Roman" w:eastAsia="Times New Roman" w:hAnsi="Times New Roman" w:cs="Times New Roman"/>
        </w:rPr>
        <w:t>AntiIgG</w:t>
      </w:r>
      <w:proofErr w:type="spellEnd"/>
      <w:r w:rsidRPr="000A4F73">
        <w:rPr>
          <w:rFonts w:ascii="Times New Roman" w:eastAsia="Times New Roman" w:hAnsi="Times New Roman" w:cs="Times New Roman"/>
        </w:rPr>
        <w:t>–HRP) were purchased from Sigma (St. Louis, MI, USA). The O-(2-Carboxyethyl)-O'-(2-mercaptoethyl)-</w:t>
      </w:r>
      <w:proofErr w:type="spellStart"/>
      <w:r w:rsidRPr="000A4F73">
        <w:rPr>
          <w:rFonts w:ascii="Times New Roman" w:eastAsia="Times New Roman" w:hAnsi="Times New Roman" w:cs="Times New Roman"/>
        </w:rPr>
        <w:t>heptaethylene</w:t>
      </w:r>
      <w:proofErr w:type="spellEnd"/>
      <w:r w:rsidRPr="000A4F73">
        <w:rPr>
          <w:rFonts w:ascii="Times New Roman" w:eastAsia="Times New Roman" w:hAnsi="Times New Roman" w:cs="Times New Roman"/>
        </w:rPr>
        <w:t xml:space="preserve"> </w:t>
      </w:r>
      <w:proofErr w:type="spellStart"/>
      <w:r w:rsidRPr="000A4F73">
        <w:rPr>
          <w:rFonts w:ascii="Times New Roman" w:eastAsia="Times New Roman" w:hAnsi="Times New Roman" w:cs="Times New Roman"/>
        </w:rPr>
        <w:t>glicol</w:t>
      </w:r>
      <w:proofErr w:type="spellEnd"/>
      <w:r w:rsidRPr="000A4F73">
        <w:rPr>
          <w:rFonts w:ascii="Times New Roman" w:eastAsia="Times New Roman" w:hAnsi="Times New Roman" w:cs="Times New Roman"/>
        </w:rPr>
        <w:t xml:space="preserve"> (PEG-thiol-acid) and 2,5,8,11,14,17,20-Heptaoxadocosane-22-thiol (</w:t>
      </w:r>
      <w:proofErr w:type="spellStart"/>
      <w:r w:rsidRPr="000A4F73">
        <w:rPr>
          <w:rFonts w:ascii="Times New Roman" w:eastAsia="Times New Roman" w:hAnsi="Times New Roman" w:cs="Times New Roman"/>
        </w:rPr>
        <w:t>mPEG</w:t>
      </w:r>
      <w:proofErr w:type="spellEnd"/>
      <w:r w:rsidRPr="000A4F73">
        <w:rPr>
          <w:rFonts w:ascii="Times New Roman" w:eastAsia="Times New Roman" w:hAnsi="Times New Roman" w:cs="Times New Roman"/>
        </w:rPr>
        <w:t xml:space="preserve">-thiol) were acquired from </w:t>
      </w:r>
      <w:proofErr w:type="spellStart"/>
      <w:r w:rsidRPr="000A4F73">
        <w:rPr>
          <w:rFonts w:ascii="Times New Roman" w:eastAsia="Times New Roman" w:hAnsi="Times New Roman" w:cs="Times New Roman"/>
        </w:rPr>
        <w:t>Polypure</w:t>
      </w:r>
      <w:proofErr w:type="spellEnd"/>
      <w:r w:rsidRPr="000A4F73">
        <w:rPr>
          <w:rFonts w:ascii="Times New Roman" w:eastAsia="Times New Roman" w:hAnsi="Times New Roman" w:cs="Times New Roman"/>
        </w:rPr>
        <w:t xml:space="preserve"> (Oslo, Norway). Stock solutions of </w:t>
      </w:r>
      <w:proofErr w:type="spellStart"/>
      <w:r w:rsidRPr="000A4F73">
        <w:rPr>
          <w:rFonts w:ascii="Times New Roman" w:eastAsia="Times New Roman" w:hAnsi="Times New Roman" w:cs="Times New Roman"/>
        </w:rPr>
        <w:t>Irgarol</w:t>
      </w:r>
      <w:proofErr w:type="spellEnd"/>
      <w:r w:rsidRPr="000A4F73">
        <w:rPr>
          <w:rFonts w:ascii="Times New Roman" w:eastAsia="Times New Roman" w:hAnsi="Times New Roman" w:cs="Times New Roman"/>
        </w:rPr>
        <w:t xml:space="preserve"> 1051</w:t>
      </w:r>
      <w:r w:rsidR="00B11667" w:rsidRPr="000A4F73">
        <w:rPr>
          <w:rFonts w:ascii="Times New Roman" w:eastAsia="Times New Roman" w:hAnsi="Times New Roman" w:cs="Times New Roman"/>
        </w:rPr>
        <w:t>®</w:t>
      </w:r>
      <w:r w:rsidRPr="000A4F73">
        <w:rPr>
          <w:rFonts w:ascii="Times New Roman" w:eastAsia="Times New Roman" w:hAnsi="Times New Roman" w:cs="Times New Roman"/>
        </w:rPr>
        <w:t xml:space="preserve"> (10 mmol L−1) was prepared in dimethyl sulfoxide (Merck)</w:t>
      </w:r>
      <w:r w:rsidRPr="005C5FFE">
        <w:rPr>
          <w:rFonts w:ascii="Times New Roman" w:eastAsia="Times New Roman" w:hAnsi="Times New Roman" w:cs="Times New Roman"/>
        </w:rPr>
        <w:t xml:space="preserve"> and stored at 4 °C. Phosphate-buffered saline (PBS) is 0.01 M phosphate buffer on a 0.8 % saline solution, and the pH is 7.5. PBST is PBS with 0.05 % Tween 20. For electrochemical measurements, it was used citrate buffer at 0.04 M, pH 5.5, and detection solution (DS) was </w:t>
      </w:r>
      <w:r w:rsidR="00802B74">
        <w:rPr>
          <w:rFonts w:ascii="Times New Roman" w:eastAsia="Times New Roman" w:hAnsi="Times New Roman" w:cs="Times New Roman"/>
        </w:rPr>
        <w:t xml:space="preserve">also </w:t>
      </w:r>
      <w:r w:rsidRPr="005C5FFE">
        <w:rPr>
          <w:rFonts w:ascii="Times New Roman" w:eastAsia="Times New Roman" w:hAnsi="Times New Roman" w:cs="Times New Roman"/>
        </w:rPr>
        <w:t>prepared contain</w:t>
      </w:r>
      <w:r w:rsidR="00802B74">
        <w:rPr>
          <w:rFonts w:ascii="Times New Roman" w:eastAsia="Times New Roman" w:hAnsi="Times New Roman" w:cs="Times New Roman"/>
        </w:rPr>
        <w:t>ing</w:t>
      </w:r>
      <w:r w:rsidRPr="005C5FFE">
        <w:rPr>
          <w:rFonts w:ascii="Times New Roman" w:eastAsia="Times New Roman" w:hAnsi="Times New Roman" w:cs="Times New Roman"/>
        </w:rPr>
        <w:t xml:space="preserve"> 0.001 % TMB (3,3’,5,5’-tetramethylbenzidine) and 0.0004 % H2O2 in citrate buffer. The regeneration solution (RS) is 0.3 M sodium hydroxide.</w:t>
      </w:r>
    </w:p>
    <w:p w14:paraId="38C44B92" w14:textId="64A02F50" w:rsidR="005C4148" w:rsidRPr="000E1E89" w:rsidRDefault="004040FD">
      <w:pPr>
        <w:jc w:val="both"/>
        <w:rPr>
          <w:rFonts w:ascii="Times New Roman" w:eastAsia="Times New Roman" w:hAnsi="Times New Roman" w:cs="Times New Roman"/>
        </w:rPr>
      </w:pPr>
      <w:r w:rsidRPr="000E1E89">
        <w:rPr>
          <w:rFonts w:ascii="Times New Roman" w:eastAsia="Times New Roman" w:hAnsi="Times New Roman" w:cs="Times New Roman"/>
        </w:rPr>
        <w:lastRenderedPageBreak/>
        <w:t xml:space="preserve">The derivatization and functionalization of the working electrodes </w:t>
      </w:r>
      <w:r w:rsidR="00B44E78" w:rsidRPr="000E1E89">
        <w:rPr>
          <w:rFonts w:ascii="Times New Roman" w:eastAsia="Times New Roman" w:hAnsi="Times New Roman" w:cs="Times New Roman"/>
        </w:rPr>
        <w:t xml:space="preserve">as well as </w:t>
      </w:r>
      <w:r w:rsidR="00B44E78">
        <w:rPr>
          <w:rFonts w:ascii="Times New Roman" w:eastAsia="Times New Roman" w:hAnsi="Times New Roman" w:cs="Times New Roman"/>
        </w:rPr>
        <w:t>the</w:t>
      </w:r>
      <w:r w:rsidR="00B44E78" w:rsidRPr="000E1E89">
        <w:rPr>
          <w:rFonts w:ascii="Times New Roman" w:eastAsia="Times New Roman" w:hAnsi="Times New Roman" w:cs="Times New Roman"/>
        </w:rPr>
        <w:t xml:space="preserve"> </w:t>
      </w:r>
      <w:proofErr w:type="spellStart"/>
      <w:r w:rsidR="00B44E78" w:rsidRPr="000E1E89">
        <w:rPr>
          <w:rFonts w:ascii="Times New Roman" w:eastAsia="Times New Roman" w:hAnsi="Times New Roman" w:cs="Times New Roman"/>
        </w:rPr>
        <w:t>amperometric</w:t>
      </w:r>
      <w:proofErr w:type="spellEnd"/>
      <w:r w:rsidR="00B44E78" w:rsidRPr="000E1E89">
        <w:rPr>
          <w:rFonts w:ascii="Times New Roman" w:eastAsia="Times New Roman" w:hAnsi="Times New Roman" w:cs="Times New Roman"/>
        </w:rPr>
        <w:t xml:space="preserve"> measurement </w:t>
      </w:r>
      <w:r w:rsidRPr="000E1E89">
        <w:rPr>
          <w:rFonts w:ascii="Times New Roman" w:eastAsia="Times New Roman" w:hAnsi="Times New Roman" w:cs="Times New Roman"/>
        </w:rPr>
        <w:t xml:space="preserve">was done as described </w:t>
      </w:r>
      <w:r w:rsidR="0075144E" w:rsidRPr="000E1E89">
        <w:rPr>
          <w:rFonts w:ascii="Times New Roman" w:eastAsia="Times New Roman" w:hAnsi="Times New Roman" w:cs="Times New Roman"/>
        </w:rPr>
        <w:fldChar w:fldCharType="begin"/>
      </w:r>
      <w:r w:rsidR="00F14566" w:rsidRPr="000E1E89">
        <w:rPr>
          <w:rFonts w:ascii="Times New Roman" w:eastAsia="Times New Roman" w:hAnsi="Times New Roman" w:cs="Times New Roman"/>
        </w:rPr>
        <w:instrText xml:space="preserve"> ADDIN EN.CITE &lt;EndNote&gt;&lt;Cite&gt;&lt;Author&gt;Salvador&lt;/Author&gt;&lt;Year&gt;2020&lt;/Year&gt;&lt;RecNum&gt;214&lt;/RecNum&gt;&lt;DisplayText&gt;[33]&lt;/DisplayText&gt;&lt;record&gt;&lt;rec-number&gt;214&lt;/rec-number&gt;&lt;foreign-keys&gt;&lt;key app="EN" db-id="dvfxdtsz35waw4e0pfa5d9ee05rawfdaxf0p" timestamp="1601200318"&gt;214&lt;/key&gt;&lt;/foreign-keys&gt;&lt;ref-type name="Journal Article"&gt;17&lt;/ref-type&gt;&lt;contributors&gt;&lt;authors&gt;&lt;author&gt;Salvador, J.-Pablo&lt;/author&gt;&lt;author&gt;Kopper, Klaudia&lt;/author&gt;&lt;author&gt;Miti, Andrea&lt;/author&gt;&lt;author&gt;Sanchis, Ana&lt;/author&gt;&lt;author&gt;Marco, M.-Pilar&lt;/author&gt;&lt;/authors&gt;&lt;/contributors&gt;&lt;titles&gt;&lt;title&gt;Multiplexed Immunosensor Based on the Amperometric Transduction for Monitoring of Marine Pollutants in Sea Water&lt;/title&gt;&lt;secondary-title&gt;Sensors&lt;/secondary-title&gt;&lt;/titles&gt;&lt;periodical&gt;&lt;full-title&gt;Sensors&lt;/full-title&gt;&lt;/periodical&gt;&lt;pages&gt;5532&lt;/pages&gt;&lt;volume&gt;20&lt;/volume&gt;&lt;number&gt;19&lt;/number&gt;&lt;dates&gt;&lt;year&gt;2020&lt;/year&gt;&lt;/dates&gt;&lt;isbn&gt;1424-8220&lt;/isbn&gt;&lt;accession-num&gt;doi:10.3390/s20195532&lt;/accession-num&gt;&lt;urls&gt;&lt;related-urls&gt;&lt;url&gt;https://www.mdpi.com/1424-8220/20/19/5532&lt;/url&gt;&lt;/related-urls&gt;&lt;/urls&gt;&lt;/record&gt;&lt;/Cite&gt;&lt;/EndNote&gt;</w:instrText>
      </w:r>
      <w:r w:rsidR="0075144E" w:rsidRPr="000E1E89">
        <w:rPr>
          <w:rFonts w:ascii="Times New Roman" w:eastAsia="Times New Roman" w:hAnsi="Times New Roman" w:cs="Times New Roman"/>
        </w:rPr>
        <w:fldChar w:fldCharType="separate"/>
      </w:r>
      <w:r w:rsidR="0075144E" w:rsidRPr="000E1E89">
        <w:rPr>
          <w:rFonts w:ascii="Times New Roman" w:eastAsia="Times New Roman" w:hAnsi="Times New Roman" w:cs="Times New Roman"/>
          <w:noProof/>
        </w:rPr>
        <w:t>[33]</w:t>
      </w:r>
      <w:r w:rsidR="0075144E" w:rsidRPr="000E1E89">
        <w:rPr>
          <w:rFonts w:ascii="Times New Roman" w:eastAsia="Times New Roman" w:hAnsi="Times New Roman" w:cs="Times New Roman"/>
        </w:rPr>
        <w:fldChar w:fldCharType="end"/>
      </w:r>
      <w:r w:rsidRPr="000E1E89">
        <w:rPr>
          <w:rFonts w:ascii="Times New Roman" w:eastAsia="Times New Roman" w:hAnsi="Times New Roman" w:cs="Times New Roman"/>
        </w:rPr>
        <w:t xml:space="preserve">. Basically, the derivatization of the gold surface was addressed by the addition of mixed self-assembled monolayer (SAM) with a PEG-thiol-acid and </w:t>
      </w:r>
      <w:proofErr w:type="spellStart"/>
      <w:r w:rsidRPr="000E1E89">
        <w:rPr>
          <w:rFonts w:ascii="Times New Roman" w:eastAsia="Times New Roman" w:hAnsi="Times New Roman" w:cs="Times New Roman"/>
        </w:rPr>
        <w:t>mPEG</w:t>
      </w:r>
      <w:proofErr w:type="spellEnd"/>
      <w:r w:rsidRPr="000E1E89">
        <w:rPr>
          <w:rFonts w:ascii="Times New Roman" w:eastAsia="Times New Roman" w:hAnsi="Times New Roman" w:cs="Times New Roman"/>
        </w:rPr>
        <w:t xml:space="preserve">-thiol. The immobilization of the coating antigen 4e-BSA was performed according to a previous work </w:t>
      </w:r>
      <w:r w:rsidR="0075144E" w:rsidRPr="000E1E89">
        <w:rPr>
          <w:rFonts w:ascii="Times New Roman" w:eastAsia="Times New Roman" w:hAnsi="Times New Roman" w:cs="Times New Roman"/>
        </w:rPr>
        <w:fldChar w:fldCharType="begin"/>
      </w:r>
      <w:r w:rsidR="00F14566" w:rsidRPr="000E1E89">
        <w:rPr>
          <w:rFonts w:ascii="Times New Roman" w:eastAsia="Times New Roman" w:hAnsi="Times New Roman" w:cs="Times New Roman"/>
        </w:rPr>
        <w:instrText xml:space="preserve"> ADDIN EN.CITE &lt;EndNote&gt;&lt;Cite&gt;&lt;Author&gt;Salvador&lt;/Author&gt;&lt;Year&gt;2016&lt;/Year&gt;&lt;RecNum&gt;91&lt;/RecNum&gt;&lt;DisplayText&gt;[32]&lt;/DisplayText&gt;&lt;record&gt;&lt;rec-number&gt;91&lt;/rec-number&gt;&lt;foreign-keys&gt;&lt;key app="EN" db-id="dvfxdtsz35waw4e0pfa5d9ee05rawfdaxf0p" timestamp="1468571073"&gt;91&lt;/key&gt;&lt;/foreign-keys&gt;&lt;ref-type name="Journal Article"&gt;17&lt;/ref-type&gt;&lt;contributors&gt;&lt;authors&gt;&lt;author&gt;Salvador, J. Pablo&lt;/author&gt;&lt;author&gt;Marco, M. Pilar&lt;/author&gt;&lt;/authors&gt;&lt;/contributors&gt;&lt;titles&gt;&lt;title&gt;Amperometric Biosensor for Continuous Monitoring Irgarol 1051 in Sea Water&lt;/title&gt;&lt;secondary-title&gt;Electroanalysis&lt;/secondary-title&gt;&lt;/titles&gt;&lt;periodical&gt;&lt;full-title&gt;Electroanalysis&lt;/full-title&gt;&lt;/periodical&gt;&lt;pages&gt;1833-1838&lt;/pages&gt;&lt;volume&gt;28&lt;/volume&gt;&lt;number&gt;8&lt;/number&gt;&lt;keywords&gt;&lt;keyword&gt;Irgarol&lt;/keyword&gt;&lt;keyword&gt;biosensor&lt;/keyword&gt;&lt;keyword&gt;amperometric&lt;/keyword&gt;&lt;keyword&gt;sea-water&lt;/keyword&gt;&lt;/keywords&gt;&lt;dates&gt;&lt;year&gt;2016&lt;/year&gt;&lt;/dates&gt;&lt;publisher&gt;WILEY-VCH Verlag&lt;/publisher&gt;&lt;isbn&gt;1521-4109&lt;/isbn&gt;&lt;urls&gt;&lt;related-urls&gt;&lt;url&gt;http://dx.doi.org/10.1002/elan.201600172&lt;/url&gt;&lt;/related-urls&gt;&lt;/urls&gt;&lt;electronic-resource-num&gt;10.1002/elan.201600172&lt;/electronic-resource-num&gt;&lt;/record&gt;&lt;/Cite&gt;&lt;/EndNote&gt;</w:instrText>
      </w:r>
      <w:r w:rsidR="0075144E" w:rsidRPr="000E1E89">
        <w:rPr>
          <w:rFonts w:ascii="Times New Roman" w:eastAsia="Times New Roman" w:hAnsi="Times New Roman" w:cs="Times New Roman"/>
        </w:rPr>
        <w:fldChar w:fldCharType="separate"/>
      </w:r>
      <w:r w:rsidR="0075144E" w:rsidRPr="000E1E89">
        <w:rPr>
          <w:rFonts w:ascii="Times New Roman" w:eastAsia="Times New Roman" w:hAnsi="Times New Roman" w:cs="Times New Roman"/>
          <w:noProof/>
        </w:rPr>
        <w:t>[32]</w:t>
      </w:r>
      <w:r w:rsidR="0075144E" w:rsidRPr="000E1E89">
        <w:rPr>
          <w:rFonts w:ascii="Times New Roman" w:eastAsia="Times New Roman" w:hAnsi="Times New Roman" w:cs="Times New Roman"/>
        </w:rPr>
        <w:fldChar w:fldCharType="end"/>
      </w:r>
      <w:r w:rsidR="00E672CD" w:rsidRPr="000E1E89">
        <w:rPr>
          <w:rFonts w:ascii="Times New Roman" w:eastAsia="Times New Roman" w:hAnsi="Times New Roman" w:cs="Times New Roman"/>
        </w:rPr>
        <w:t xml:space="preserve">. The gold SPEs were rinsed with organic solvent, cleaned using an UV/Ozone </w:t>
      </w:r>
      <w:proofErr w:type="spellStart"/>
      <w:r w:rsidR="00E672CD" w:rsidRPr="000E1E89">
        <w:rPr>
          <w:rFonts w:ascii="Times New Roman" w:eastAsia="Times New Roman" w:hAnsi="Times New Roman" w:cs="Times New Roman"/>
        </w:rPr>
        <w:t>Procleaner</w:t>
      </w:r>
      <w:proofErr w:type="spellEnd"/>
      <w:r w:rsidR="00E672CD" w:rsidRPr="000E1E89">
        <w:rPr>
          <w:rFonts w:ascii="Times New Roman" w:eastAsia="Times New Roman" w:hAnsi="Times New Roman" w:cs="Times New Roman"/>
        </w:rPr>
        <w:t xml:space="preserve">™ and functionalized mixed self-assembled monolayer (m-SAM). </w:t>
      </w:r>
      <w:r w:rsidR="000E1E89" w:rsidRPr="000E1E89">
        <w:rPr>
          <w:rFonts w:ascii="Times New Roman" w:eastAsia="Times New Roman" w:hAnsi="Times New Roman" w:cs="Times New Roman"/>
        </w:rPr>
        <w:t xml:space="preserve">Subsequently, </w:t>
      </w:r>
      <w:r w:rsidR="000E1E89">
        <w:rPr>
          <w:rFonts w:ascii="Times New Roman" w:hAnsi="Times New Roman" w:cs="Times New Roman"/>
        </w:rPr>
        <w:t>t</w:t>
      </w:r>
      <w:r w:rsidR="00E672CD" w:rsidRPr="000E1E89">
        <w:rPr>
          <w:rFonts w:ascii="Times New Roman" w:eastAsia="Times New Roman" w:hAnsi="Times New Roman" w:cs="Times New Roman"/>
        </w:rPr>
        <w:t>he antigen 4e-BSA (100 µg mL</w:t>
      </w:r>
      <w:r w:rsidR="00E672CD" w:rsidRPr="000E1E89">
        <w:rPr>
          <w:rFonts w:ascii="Times New Roman" w:eastAsia="Times New Roman" w:hAnsi="Times New Roman" w:cs="Times New Roman"/>
          <w:vertAlign w:val="superscript"/>
        </w:rPr>
        <w:t>-1</w:t>
      </w:r>
      <w:r w:rsidR="00E672CD" w:rsidRPr="000E1E89">
        <w:rPr>
          <w:rFonts w:ascii="Times New Roman" w:eastAsia="Times New Roman" w:hAnsi="Times New Roman" w:cs="Times New Roman"/>
        </w:rPr>
        <w:t xml:space="preserve"> in PBS, 25 µL per SPE) were immobilized mixing with 25 µL containing the EDC/NHS (200 mM in PBS) and incubating for 3 h at RT. After this time, the SPEs were rinsed with PBS and capped. Finally, the biofunctionalized SPE chips were washed with water and stored in a desiccator until use.</w:t>
      </w:r>
    </w:p>
    <w:p w14:paraId="5D93E50C" w14:textId="77777777" w:rsidR="005C4148" w:rsidRPr="000A4F73" w:rsidRDefault="004040FD" w:rsidP="000A4F73">
      <w:pPr>
        <w:pBdr>
          <w:top w:val="nil"/>
          <w:left w:val="nil"/>
          <w:bottom w:val="nil"/>
          <w:right w:val="nil"/>
          <w:between w:val="nil"/>
        </w:pBdr>
        <w:jc w:val="both"/>
        <w:rPr>
          <w:rFonts w:ascii="Times New Roman" w:eastAsia="Times New Roman" w:hAnsi="Times New Roman" w:cs="Times New Roman"/>
          <w:color w:val="000000"/>
        </w:rPr>
      </w:pPr>
      <w:r w:rsidRPr="000A4F73">
        <w:rPr>
          <w:rFonts w:ascii="Times New Roman" w:eastAsia="Times New Roman" w:hAnsi="Times New Roman" w:cs="Times New Roman"/>
          <w:color w:val="000000"/>
        </w:rPr>
        <w:t>3.2 Automatic i</w:t>
      </w:r>
      <w:r w:rsidR="00E672CD" w:rsidRPr="000A4F73">
        <w:rPr>
          <w:rFonts w:ascii="Times New Roman" w:eastAsia="Times New Roman" w:hAnsi="Times New Roman" w:cs="Times New Roman"/>
          <w:color w:val="000000"/>
        </w:rPr>
        <w:t>mmunosensor protocol</w:t>
      </w:r>
    </w:p>
    <w:p w14:paraId="0DC6E25E" w14:textId="38F51ADC" w:rsidR="005C4148" w:rsidRDefault="00E672CD">
      <w:pPr>
        <w:jc w:val="both"/>
        <w:rPr>
          <w:rFonts w:ascii="Times New Roman" w:eastAsia="Times New Roman" w:hAnsi="Times New Roman" w:cs="Times New Roman"/>
        </w:rPr>
      </w:pPr>
      <w:r>
        <w:rPr>
          <w:rFonts w:ascii="Times New Roman" w:eastAsia="Times New Roman" w:hAnsi="Times New Roman" w:cs="Times New Roman"/>
        </w:rPr>
        <w:t xml:space="preserve">The device </w:t>
      </w:r>
      <w:r w:rsidR="00D866AE">
        <w:rPr>
          <w:rFonts w:ascii="Times New Roman" w:eastAsia="Times New Roman" w:hAnsi="Times New Roman" w:cs="Times New Roman"/>
        </w:rPr>
        <w:t>must</w:t>
      </w:r>
      <w:r>
        <w:rPr>
          <w:rFonts w:ascii="Times New Roman" w:eastAsia="Times New Roman" w:hAnsi="Times New Roman" w:cs="Times New Roman"/>
        </w:rPr>
        <w:t xml:space="preserve"> work autonomously by executing analyte sample measurements in air conditions</w:t>
      </w:r>
      <w:r w:rsidR="00945DB4" w:rsidRPr="00945DB4">
        <w:rPr>
          <w:rFonts w:ascii="Times New Roman" w:eastAsia="Times New Roman" w:hAnsi="Times New Roman" w:cs="Times New Roman"/>
        </w:rPr>
        <w:t xml:space="preserve"> </w:t>
      </w:r>
      <w:r w:rsidR="00945DB4">
        <w:rPr>
          <w:rFonts w:ascii="Times New Roman" w:eastAsia="Times New Roman" w:hAnsi="Times New Roman" w:cs="Times New Roman"/>
        </w:rPr>
        <w:t xml:space="preserve">at predefined </w:t>
      </w:r>
      <w:r w:rsidR="00D866AE">
        <w:rPr>
          <w:rFonts w:ascii="Times New Roman" w:eastAsia="Times New Roman" w:hAnsi="Times New Roman" w:cs="Times New Roman"/>
        </w:rPr>
        <w:t>times.</w:t>
      </w:r>
      <w:r>
        <w:rPr>
          <w:rFonts w:ascii="Times New Roman" w:eastAsia="Times New Roman" w:hAnsi="Times New Roman" w:cs="Times New Roman"/>
        </w:rPr>
        <w:t xml:space="preserve"> Other fundamental requirement for the device is the execution of:</w:t>
      </w:r>
    </w:p>
    <w:p w14:paraId="21E6DDEF" w14:textId="16E5BCD0" w:rsidR="005C4148" w:rsidRDefault="00E672CD">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An effective cleaning phase to prevent water intra-sample contamination,</w:t>
      </w:r>
      <w:r w:rsidR="00382BAF">
        <w:rPr>
          <w:rFonts w:ascii="Times New Roman" w:eastAsia="Times New Roman" w:hAnsi="Times New Roman" w:cs="Times New Roman"/>
        </w:rPr>
        <w:t xml:space="preserve"> </w:t>
      </w:r>
      <w:r w:rsidR="00EA2D22">
        <w:rPr>
          <w:rFonts w:ascii="Times New Roman" w:eastAsia="Times New Roman" w:hAnsi="Times New Roman" w:cs="Times New Roman"/>
        </w:rPr>
        <w:t>defined in</w:t>
      </w:r>
      <w:r w:rsidR="00382BAF">
        <w:rPr>
          <w:rFonts w:ascii="Times New Roman" w:eastAsia="Times New Roman" w:hAnsi="Times New Roman" w:cs="Times New Roman"/>
        </w:rPr>
        <w:t xml:space="preserve"> steps</w:t>
      </w:r>
      <w:r w:rsidR="00EA2D22">
        <w:rPr>
          <w:rFonts w:ascii="Times New Roman" w:eastAsia="Times New Roman" w:hAnsi="Times New Roman" w:cs="Times New Roman"/>
        </w:rPr>
        <w:t xml:space="preserve"> 6, </w:t>
      </w:r>
      <w:r w:rsidR="00AC09FB">
        <w:rPr>
          <w:rFonts w:ascii="Times New Roman" w:eastAsia="Times New Roman" w:hAnsi="Times New Roman" w:cs="Times New Roman"/>
        </w:rPr>
        <w:t>8</w:t>
      </w:r>
      <w:r w:rsidR="00EA2D22">
        <w:rPr>
          <w:rFonts w:ascii="Times New Roman" w:eastAsia="Times New Roman" w:hAnsi="Times New Roman" w:cs="Times New Roman"/>
        </w:rPr>
        <w:t xml:space="preserve"> and </w:t>
      </w:r>
      <w:r w:rsidR="00AC09FB">
        <w:rPr>
          <w:rFonts w:ascii="Times New Roman" w:eastAsia="Times New Roman" w:hAnsi="Times New Roman" w:cs="Times New Roman"/>
        </w:rPr>
        <w:t>10</w:t>
      </w:r>
      <w:r w:rsidR="00EA2D22">
        <w:rPr>
          <w:rFonts w:ascii="Times New Roman" w:eastAsia="Times New Roman" w:hAnsi="Times New Roman" w:cs="Times New Roman"/>
        </w:rPr>
        <w:t xml:space="preserve"> Table </w:t>
      </w:r>
      <w:r w:rsidR="0029182E">
        <w:rPr>
          <w:rFonts w:ascii="Times New Roman" w:eastAsia="Times New Roman" w:hAnsi="Times New Roman" w:cs="Times New Roman"/>
        </w:rPr>
        <w:t>1</w:t>
      </w:r>
      <w:r w:rsidR="00EA2D22">
        <w:rPr>
          <w:rFonts w:ascii="Times New Roman" w:eastAsia="Times New Roman" w:hAnsi="Times New Roman" w:cs="Times New Roman"/>
        </w:rPr>
        <w:t>.</w:t>
      </w:r>
      <w:r w:rsidR="00382BAF">
        <w:rPr>
          <w:rFonts w:ascii="Times New Roman" w:eastAsia="Times New Roman" w:hAnsi="Times New Roman" w:cs="Times New Roman"/>
        </w:rPr>
        <w:t xml:space="preserve"> </w:t>
      </w:r>
    </w:p>
    <w:p w14:paraId="30DCCCA0" w14:textId="744DEDF4" w:rsidR="005C4148" w:rsidRDefault="00E672CD">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An exact, well timed, procedure to provide </w:t>
      </w:r>
      <w:r w:rsidR="00382BAF">
        <w:rPr>
          <w:rFonts w:ascii="Times New Roman" w:eastAsia="Times New Roman" w:hAnsi="Times New Roman" w:cs="Times New Roman"/>
        </w:rPr>
        <w:t>SU</w:t>
      </w:r>
      <w:r>
        <w:rPr>
          <w:rFonts w:ascii="Times New Roman" w:eastAsia="Times New Roman" w:hAnsi="Times New Roman" w:cs="Times New Roman"/>
        </w:rPr>
        <w:t>, hosting the bio</w:t>
      </w:r>
      <w:r w:rsidR="00382BAF">
        <w:rPr>
          <w:rFonts w:ascii="Times New Roman" w:eastAsia="Times New Roman" w:hAnsi="Times New Roman" w:cs="Times New Roman"/>
        </w:rPr>
        <w:t>s</w:t>
      </w:r>
      <w:r>
        <w:rPr>
          <w:rFonts w:ascii="Times New Roman" w:eastAsia="Times New Roman" w:hAnsi="Times New Roman" w:cs="Times New Roman"/>
        </w:rPr>
        <w:t xml:space="preserve">ensor, a mixture easily measured with high accuracy and other liquids to preserve its functionalities in the long working time. </w:t>
      </w:r>
    </w:p>
    <w:p w14:paraId="1EC9FB2E" w14:textId="634219F8" w:rsidR="005C4148" w:rsidRDefault="00E672CD">
      <w:pPr>
        <w:jc w:val="both"/>
        <w:rPr>
          <w:rFonts w:ascii="Times New Roman" w:eastAsia="Times New Roman" w:hAnsi="Times New Roman" w:cs="Times New Roman"/>
        </w:rPr>
      </w:pPr>
      <w:r>
        <w:rPr>
          <w:rFonts w:ascii="Times New Roman" w:eastAsia="Times New Roman" w:hAnsi="Times New Roman" w:cs="Times New Roman"/>
        </w:rPr>
        <w:t>The Initial procedure to perform before</w:t>
      </w:r>
      <w:r w:rsidR="000A2503">
        <w:rPr>
          <w:rFonts w:ascii="Times New Roman" w:eastAsia="Times New Roman" w:hAnsi="Times New Roman" w:cs="Times New Roman"/>
        </w:rPr>
        <w:t xml:space="preserve"> (steps (a) and (b))</w:t>
      </w:r>
      <w:r w:rsidR="008B4A4E">
        <w:rPr>
          <w:rFonts w:ascii="Times New Roman" w:eastAsia="Times New Roman" w:hAnsi="Times New Roman" w:cs="Times New Roman"/>
        </w:rPr>
        <w:t xml:space="preserve"> and after</w:t>
      </w:r>
      <w:r w:rsidR="000A2503">
        <w:rPr>
          <w:rFonts w:ascii="Times New Roman" w:eastAsia="Times New Roman" w:hAnsi="Times New Roman" w:cs="Times New Roman"/>
        </w:rPr>
        <w:t xml:space="preserve"> (steps (c-e))</w:t>
      </w:r>
      <w:r>
        <w:rPr>
          <w:rFonts w:ascii="Times New Roman" w:eastAsia="Times New Roman" w:hAnsi="Times New Roman" w:cs="Times New Roman"/>
        </w:rPr>
        <w:t xml:space="preserve"> </w:t>
      </w:r>
      <w:r w:rsidR="00E37704">
        <w:rPr>
          <w:rFonts w:ascii="Times New Roman" w:eastAsia="Times New Roman" w:hAnsi="Times New Roman" w:cs="Times New Roman"/>
        </w:rPr>
        <w:t xml:space="preserve">the </w:t>
      </w:r>
      <w:r>
        <w:rPr>
          <w:rFonts w:ascii="Times New Roman" w:eastAsia="Times New Roman" w:hAnsi="Times New Roman" w:cs="Times New Roman"/>
        </w:rPr>
        <w:t>measurement</w:t>
      </w:r>
      <w:r w:rsidR="00E37704">
        <w:rPr>
          <w:rFonts w:ascii="Times New Roman" w:eastAsia="Times New Roman" w:hAnsi="Times New Roman" w:cs="Times New Roman"/>
        </w:rPr>
        <w:t xml:space="preserve"> protocol described in Table </w:t>
      </w:r>
      <w:r w:rsidR="0029182E">
        <w:rPr>
          <w:rFonts w:ascii="Times New Roman" w:eastAsia="Times New Roman" w:hAnsi="Times New Roman" w:cs="Times New Roman"/>
        </w:rPr>
        <w:t>1</w:t>
      </w:r>
      <w:r>
        <w:rPr>
          <w:rFonts w:ascii="Times New Roman" w:eastAsia="Times New Roman" w:hAnsi="Times New Roman" w:cs="Times New Roman"/>
        </w:rPr>
        <w:t xml:space="preserve"> is the following:</w:t>
      </w:r>
    </w:p>
    <w:p w14:paraId="45B5CAEF" w14:textId="28D5075E" w:rsidR="005C4148" w:rsidRDefault="00E672CD">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Empty DT, fill up DT with PBST 8 m</w:t>
      </w:r>
      <w:r w:rsidR="00945DB4">
        <w:rPr>
          <w:rFonts w:ascii="Times New Roman" w:eastAsia="Times New Roman" w:hAnsi="Times New Roman" w:cs="Times New Roman"/>
        </w:rPr>
        <w:t>l</w:t>
      </w:r>
      <w:r>
        <w:rPr>
          <w:rFonts w:ascii="Times New Roman" w:eastAsia="Times New Roman" w:hAnsi="Times New Roman" w:cs="Times New Roman"/>
        </w:rPr>
        <w:t>, keep it inside 2 min,</w:t>
      </w:r>
    </w:p>
    <w:p w14:paraId="6A3707A4" w14:textId="2F49687F" w:rsidR="005C4148" w:rsidRDefault="00E672CD">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Enter all DT content to SCs at</w:t>
      </w:r>
      <w:r w:rsidR="00F50F8C">
        <w:rPr>
          <w:rFonts w:ascii="Times New Roman" w:eastAsia="Times New Roman" w:hAnsi="Times New Roman" w:cs="Times New Roman"/>
        </w:rPr>
        <w:t xml:space="preserve"> </w:t>
      </w:r>
      <w:r w:rsidR="00E37704">
        <w:rPr>
          <w:rFonts w:ascii="Times New Roman" w:eastAsia="Times New Roman" w:hAnsi="Times New Roman" w:cs="Times New Roman"/>
        </w:rPr>
        <w:t>1.6</w:t>
      </w:r>
      <w:r w:rsidR="00F50F8C">
        <w:rPr>
          <w:rFonts w:ascii="Times New Roman" w:eastAsia="Times New Roman" w:hAnsi="Times New Roman" w:cs="Times New Roman"/>
        </w:rPr>
        <w:t xml:space="preserve"> </w:t>
      </w:r>
      <w:r>
        <w:rPr>
          <w:rFonts w:ascii="Times New Roman" w:eastAsia="Times New Roman" w:hAnsi="Times New Roman" w:cs="Times New Roman"/>
        </w:rPr>
        <w:t>m</w:t>
      </w:r>
      <w:r w:rsidR="00945DB4">
        <w:rPr>
          <w:rFonts w:ascii="Times New Roman" w:eastAsia="Times New Roman" w:hAnsi="Times New Roman" w:cs="Times New Roman"/>
        </w:rPr>
        <w:t>l</w:t>
      </w:r>
      <w:r>
        <w:rPr>
          <w:rFonts w:ascii="Times New Roman" w:eastAsia="Times New Roman" w:hAnsi="Times New Roman" w:cs="Times New Roman"/>
        </w:rPr>
        <w:t>/min (5 min needed),</w:t>
      </w:r>
    </w:p>
    <w:p w14:paraId="5C2D1018" w14:textId="509E591B" w:rsidR="005C4148" w:rsidRDefault="00E672CD">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Add Regeneration Solution 8m</w:t>
      </w:r>
      <w:r w:rsidR="001C3376">
        <w:rPr>
          <w:rFonts w:ascii="Times New Roman" w:eastAsia="Times New Roman" w:hAnsi="Times New Roman" w:cs="Times New Roman"/>
        </w:rPr>
        <w:t>l</w:t>
      </w:r>
      <w:r>
        <w:rPr>
          <w:rFonts w:ascii="Times New Roman" w:eastAsia="Times New Roman" w:hAnsi="Times New Roman" w:cs="Times New Roman"/>
        </w:rPr>
        <w:t xml:space="preserve"> at </w:t>
      </w:r>
      <w:r w:rsidR="00DB1561">
        <w:rPr>
          <w:rFonts w:ascii="Times New Roman" w:eastAsia="Times New Roman" w:hAnsi="Times New Roman" w:cs="Times New Roman"/>
        </w:rPr>
        <w:t>1.6m</w:t>
      </w:r>
      <w:r w:rsidR="00945DB4">
        <w:rPr>
          <w:rFonts w:ascii="Times New Roman" w:eastAsia="Times New Roman" w:hAnsi="Times New Roman" w:cs="Times New Roman"/>
        </w:rPr>
        <w:t>l</w:t>
      </w:r>
      <w:r w:rsidR="00DB1561">
        <w:rPr>
          <w:rFonts w:ascii="Times New Roman" w:eastAsia="Times New Roman" w:hAnsi="Times New Roman" w:cs="Times New Roman"/>
        </w:rPr>
        <w:t>/min</w:t>
      </w:r>
      <w:r w:rsidR="00F50F8C">
        <w:rPr>
          <w:rFonts w:ascii="Times New Roman" w:eastAsia="Times New Roman" w:hAnsi="Times New Roman" w:cs="Times New Roman"/>
        </w:rPr>
        <w:t xml:space="preserve"> </w:t>
      </w:r>
      <w:r>
        <w:rPr>
          <w:rFonts w:ascii="Times New Roman" w:eastAsia="Times New Roman" w:hAnsi="Times New Roman" w:cs="Times New Roman"/>
        </w:rPr>
        <w:t>m</w:t>
      </w:r>
      <w:r w:rsidR="00945DB4">
        <w:rPr>
          <w:rFonts w:ascii="Times New Roman" w:eastAsia="Times New Roman" w:hAnsi="Times New Roman" w:cs="Times New Roman"/>
        </w:rPr>
        <w:t>l</w:t>
      </w:r>
      <w:r>
        <w:rPr>
          <w:rFonts w:ascii="Times New Roman" w:eastAsia="Times New Roman" w:hAnsi="Times New Roman" w:cs="Times New Roman"/>
        </w:rPr>
        <w:t>/min in SCs (5</w:t>
      </w:r>
      <w:r w:rsidR="00E37704">
        <w:rPr>
          <w:rFonts w:ascii="Times New Roman" w:eastAsia="Times New Roman" w:hAnsi="Times New Roman" w:cs="Times New Roman"/>
        </w:rPr>
        <w:t xml:space="preserve"> </w:t>
      </w:r>
      <w:r>
        <w:rPr>
          <w:rFonts w:ascii="Times New Roman" w:eastAsia="Times New Roman" w:hAnsi="Times New Roman" w:cs="Times New Roman"/>
        </w:rPr>
        <w:t>min needed),</w:t>
      </w:r>
    </w:p>
    <w:p w14:paraId="47CF49AD" w14:textId="65CD2FC8" w:rsidR="005C4148" w:rsidRDefault="00E672CD">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Fill up DT with PBST 8 m</w:t>
      </w:r>
      <w:r w:rsidR="00945DB4">
        <w:rPr>
          <w:rFonts w:ascii="Times New Roman" w:eastAsia="Times New Roman" w:hAnsi="Times New Roman" w:cs="Times New Roman"/>
        </w:rPr>
        <w:t>l</w:t>
      </w:r>
      <w:r>
        <w:rPr>
          <w:rFonts w:ascii="Times New Roman" w:eastAsia="Times New Roman" w:hAnsi="Times New Roman" w:cs="Times New Roman"/>
        </w:rPr>
        <w:t>, keep it inside 2 min,</w:t>
      </w:r>
    </w:p>
    <w:p w14:paraId="764A4D55" w14:textId="0BAEF6BB" w:rsidR="005C4148" w:rsidRDefault="00E672C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Enter all DT content to SCs at 1.6 m</w:t>
      </w:r>
      <w:r w:rsidR="001C3376">
        <w:rPr>
          <w:rFonts w:ascii="Times New Roman" w:eastAsia="Times New Roman" w:hAnsi="Times New Roman" w:cs="Times New Roman"/>
        </w:rPr>
        <w:t>l</w:t>
      </w:r>
      <w:r>
        <w:rPr>
          <w:rFonts w:ascii="Times New Roman" w:eastAsia="Times New Roman" w:hAnsi="Times New Roman" w:cs="Times New Roman"/>
        </w:rPr>
        <w:t>/min, keep SCs flooded (5 min</w:t>
      </w:r>
      <w:r w:rsidR="00E37704">
        <w:rPr>
          <w:rFonts w:ascii="Times New Roman" w:eastAsia="Times New Roman" w:hAnsi="Times New Roman" w:cs="Times New Roman"/>
        </w:rPr>
        <w:t xml:space="preserve"> </w:t>
      </w:r>
      <w:r>
        <w:rPr>
          <w:rFonts w:ascii="Times New Roman" w:eastAsia="Times New Roman" w:hAnsi="Times New Roman" w:cs="Times New Roman"/>
        </w:rPr>
        <w:t>needed).</w:t>
      </w:r>
    </w:p>
    <w:p w14:paraId="726803A7" w14:textId="1BF08DB2" w:rsidR="005C4148" w:rsidRDefault="004040FD" w:rsidP="00DF7DFE">
      <w:pPr>
        <w:pBdr>
          <w:top w:val="nil"/>
          <w:left w:val="nil"/>
          <w:bottom w:val="nil"/>
          <w:right w:val="nil"/>
          <w:between w:val="nil"/>
        </w:pBdr>
        <w:jc w:val="both"/>
      </w:pPr>
      <w:r w:rsidRPr="004040FD">
        <w:rPr>
          <w:rFonts w:ascii="Times New Roman" w:eastAsia="Times New Roman" w:hAnsi="Times New Roman" w:cs="Times New Roman"/>
        </w:rPr>
        <w:t>Prior to analysis, a sample (4 m</w:t>
      </w:r>
      <w:r w:rsidR="001C3376">
        <w:rPr>
          <w:rFonts w:ascii="Times New Roman" w:eastAsia="Times New Roman" w:hAnsi="Times New Roman" w:cs="Times New Roman"/>
        </w:rPr>
        <w:t>l</w:t>
      </w:r>
      <w:r w:rsidRPr="004040FD">
        <w:rPr>
          <w:rFonts w:ascii="Times New Roman" w:eastAsia="Times New Roman" w:hAnsi="Times New Roman" w:cs="Times New Roman"/>
        </w:rPr>
        <w:t>) were mixed with the antibody solution at proper concentration (As87 diluted 1/500 in PBST</w:t>
      </w:r>
      <w:r w:rsidR="001C3376">
        <w:rPr>
          <w:rFonts w:ascii="Times New Roman" w:eastAsia="Times New Roman" w:hAnsi="Times New Roman" w:cs="Times New Roman"/>
        </w:rPr>
        <w:t xml:space="preserve"> </w:t>
      </w:r>
      <w:r w:rsidR="001C3376" w:rsidRPr="004040FD">
        <w:rPr>
          <w:rFonts w:ascii="Times New Roman" w:eastAsia="Times New Roman" w:hAnsi="Times New Roman" w:cs="Times New Roman"/>
        </w:rPr>
        <w:t>4 m</w:t>
      </w:r>
      <w:r w:rsidR="001C3376">
        <w:rPr>
          <w:rFonts w:ascii="Times New Roman" w:eastAsia="Times New Roman" w:hAnsi="Times New Roman" w:cs="Times New Roman"/>
        </w:rPr>
        <w:t>l</w:t>
      </w:r>
      <w:r w:rsidRPr="004040FD">
        <w:rPr>
          <w:rFonts w:ascii="Times New Roman" w:eastAsia="Times New Roman" w:hAnsi="Times New Roman" w:cs="Times New Roman"/>
        </w:rPr>
        <w:t xml:space="preserve">). The mixture was flowed to the </w:t>
      </w:r>
      <w:r w:rsidR="001C3376">
        <w:rPr>
          <w:rFonts w:ascii="Times New Roman" w:eastAsia="Times New Roman" w:hAnsi="Times New Roman" w:cs="Times New Roman"/>
        </w:rPr>
        <w:t>D</w:t>
      </w:r>
      <w:r w:rsidR="00BA1642">
        <w:rPr>
          <w:rFonts w:ascii="Times New Roman" w:eastAsia="Times New Roman" w:hAnsi="Times New Roman" w:cs="Times New Roman"/>
        </w:rPr>
        <w:t>T</w:t>
      </w:r>
      <w:r w:rsidRPr="004040FD">
        <w:rPr>
          <w:rFonts w:ascii="Times New Roman" w:eastAsia="Times New Roman" w:hAnsi="Times New Roman" w:cs="Times New Roman"/>
        </w:rPr>
        <w:t xml:space="preserve"> using the </w:t>
      </w:r>
      <w:r w:rsidR="00BA1642">
        <w:rPr>
          <w:rFonts w:ascii="Times New Roman" w:eastAsia="Times New Roman" w:hAnsi="Times New Roman" w:cs="Times New Roman"/>
        </w:rPr>
        <w:t>A-SW c</w:t>
      </w:r>
      <w:r w:rsidRPr="004040FD">
        <w:rPr>
          <w:rFonts w:ascii="Times New Roman" w:eastAsia="Times New Roman" w:hAnsi="Times New Roman" w:cs="Times New Roman"/>
        </w:rPr>
        <w:t xml:space="preserve">hannel. Once all the sample volume is loaded in the </w:t>
      </w:r>
      <w:r w:rsidR="001C3376">
        <w:rPr>
          <w:rFonts w:ascii="Times New Roman" w:eastAsia="Times New Roman" w:hAnsi="Times New Roman" w:cs="Times New Roman"/>
        </w:rPr>
        <w:t>D</w:t>
      </w:r>
      <w:r w:rsidR="00BA1642">
        <w:rPr>
          <w:rFonts w:ascii="Times New Roman" w:eastAsia="Times New Roman" w:hAnsi="Times New Roman" w:cs="Times New Roman"/>
        </w:rPr>
        <w:t>T</w:t>
      </w:r>
      <w:r w:rsidRPr="004040FD">
        <w:rPr>
          <w:rFonts w:ascii="Times New Roman" w:eastAsia="Times New Roman" w:hAnsi="Times New Roman" w:cs="Times New Roman"/>
        </w:rPr>
        <w:t xml:space="preserve">, the protocol of the assay </w:t>
      </w:r>
      <w:r w:rsidR="00E37704" w:rsidRPr="004040FD">
        <w:rPr>
          <w:rFonts w:ascii="Times New Roman" w:eastAsia="Times New Roman" w:hAnsi="Times New Roman" w:cs="Times New Roman"/>
        </w:rPr>
        <w:t>starts</w:t>
      </w:r>
      <w:r w:rsidRPr="004040FD">
        <w:rPr>
          <w:rFonts w:ascii="Times New Roman" w:eastAsia="Times New Roman" w:hAnsi="Times New Roman" w:cs="Times New Roman"/>
        </w:rPr>
        <w:t xml:space="preserve"> by </w:t>
      </w:r>
      <w:r w:rsidR="00BA1642">
        <w:rPr>
          <w:rFonts w:ascii="Times New Roman" w:eastAsia="Times New Roman" w:hAnsi="Times New Roman" w:cs="Times New Roman"/>
        </w:rPr>
        <w:t>transferring</w:t>
      </w:r>
      <w:r w:rsidRPr="004040FD">
        <w:rPr>
          <w:rFonts w:ascii="Times New Roman" w:eastAsia="Times New Roman" w:hAnsi="Times New Roman" w:cs="Times New Roman"/>
        </w:rPr>
        <w:t xml:space="preserve"> the content of the </w:t>
      </w:r>
      <w:r w:rsidR="001C3376">
        <w:rPr>
          <w:rFonts w:ascii="Times New Roman" w:eastAsia="Times New Roman" w:hAnsi="Times New Roman" w:cs="Times New Roman"/>
        </w:rPr>
        <w:t>D</w:t>
      </w:r>
      <w:r w:rsidR="00BA1642">
        <w:rPr>
          <w:rFonts w:ascii="Times New Roman" w:eastAsia="Times New Roman" w:hAnsi="Times New Roman" w:cs="Times New Roman"/>
        </w:rPr>
        <w:t>T</w:t>
      </w:r>
      <w:r w:rsidRPr="004040FD">
        <w:rPr>
          <w:rFonts w:ascii="Times New Roman" w:eastAsia="Times New Roman" w:hAnsi="Times New Roman" w:cs="Times New Roman"/>
        </w:rPr>
        <w:t xml:space="preserve"> in the eight </w:t>
      </w:r>
      <w:r w:rsidR="00C97E93">
        <w:rPr>
          <w:rFonts w:ascii="Times New Roman" w:eastAsia="Times New Roman" w:hAnsi="Times New Roman" w:cs="Times New Roman"/>
        </w:rPr>
        <w:t>µchamber</w:t>
      </w:r>
      <w:r w:rsidRPr="004040FD">
        <w:rPr>
          <w:rFonts w:ascii="Times New Roman" w:eastAsia="Times New Roman" w:hAnsi="Times New Roman" w:cs="Times New Roman"/>
        </w:rPr>
        <w:t xml:space="preserve"> according the pulsed-flow method. After that, </w:t>
      </w:r>
      <w:r w:rsidR="00BA1642">
        <w:rPr>
          <w:rFonts w:ascii="Times New Roman" w:eastAsia="Times New Roman" w:hAnsi="Times New Roman" w:cs="Times New Roman"/>
        </w:rPr>
        <w:t>empty</w:t>
      </w:r>
      <w:r w:rsidRPr="004040FD">
        <w:rPr>
          <w:rFonts w:ascii="Times New Roman" w:eastAsia="Times New Roman" w:hAnsi="Times New Roman" w:cs="Times New Roman"/>
        </w:rPr>
        <w:t xml:space="preserve"> the biosensor </w:t>
      </w:r>
      <w:r w:rsidR="00C97E93">
        <w:rPr>
          <w:rFonts w:ascii="Times New Roman" w:eastAsia="Times New Roman" w:hAnsi="Times New Roman" w:cs="Times New Roman"/>
        </w:rPr>
        <w:t>µchamber</w:t>
      </w:r>
      <w:r w:rsidRPr="004040FD">
        <w:rPr>
          <w:rFonts w:ascii="Times New Roman" w:eastAsia="Times New Roman" w:hAnsi="Times New Roman" w:cs="Times New Roman"/>
        </w:rPr>
        <w:t>s followed by washing with PBST buffer (5 m</w:t>
      </w:r>
      <w:r w:rsidR="001C3376">
        <w:rPr>
          <w:rFonts w:ascii="Times New Roman" w:eastAsia="Times New Roman" w:hAnsi="Times New Roman" w:cs="Times New Roman"/>
        </w:rPr>
        <w:t>l</w:t>
      </w:r>
      <w:r w:rsidRPr="004040FD">
        <w:rPr>
          <w:rFonts w:ascii="Times New Roman" w:eastAsia="Times New Roman" w:hAnsi="Times New Roman" w:cs="Times New Roman"/>
        </w:rPr>
        <w:t xml:space="preserve"> at 1.6 m</w:t>
      </w:r>
      <w:r w:rsidR="001C3376">
        <w:rPr>
          <w:rFonts w:ascii="Times New Roman" w:eastAsia="Times New Roman" w:hAnsi="Times New Roman" w:cs="Times New Roman"/>
        </w:rPr>
        <w:t>l/</w:t>
      </w:r>
      <w:r w:rsidRPr="004040FD">
        <w:rPr>
          <w:rFonts w:ascii="Times New Roman" w:eastAsia="Times New Roman" w:hAnsi="Times New Roman" w:cs="Times New Roman"/>
        </w:rPr>
        <w:t xml:space="preserve">min). </w:t>
      </w:r>
      <w:r w:rsidR="006C0BE1" w:rsidRPr="004040FD">
        <w:rPr>
          <w:rFonts w:ascii="Times New Roman" w:eastAsia="Times New Roman" w:hAnsi="Times New Roman" w:cs="Times New Roman"/>
        </w:rPr>
        <w:t>Then, anti</w:t>
      </w:r>
      <w:r w:rsidRPr="004040FD">
        <w:rPr>
          <w:rFonts w:ascii="Times New Roman" w:eastAsia="Times New Roman" w:hAnsi="Times New Roman" w:cs="Times New Roman"/>
        </w:rPr>
        <w:t>-IgG-HRP</w:t>
      </w:r>
      <w:r w:rsidR="001C3376">
        <w:rPr>
          <w:rFonts w:ascii="Times New Roman" w:eastAsia="Times New Roman" w:hAnsi="Times New Roman" w:cs="Times New Roman"/>
        </w:rPr>
        <w:t xml:space="preserve"> </w:t>
      </w:r>
      <w:r w:rsidR="001C3376" w:rsidRPr="004040FD">
        <w:rPr>
          <w:rFonts w:ascii="Times New Roman" w:eastAsia="Times New Roman" w:hAnsi="Times New Roman" w:cs="Times New Roman"/>
        </w:rPr>
        <w:t>8 m</w:t>
      </w:r>
      <w:r w:rsidR="001C3376">
        <w:rPr>
          <w:rFonts w:ascii="Times New Roman" w:eastAsia="Times New Roman" w:hAnsi="Times New Roman" w:cs="Times New Roman"/>
        </w:rPr>
        <w:t>l</w:t>
      </w:r>
      <w:r w:rsidRPr="004040FD">
        <w:rPr>
          <w:rFonts w:ascii="Times New Roman" w:eastAsia="Times New Roman" w:hAnsi="Times New Roman" w:cs="Times New Roman"/>
        </w:rPr>
        <w:t xml:space="preserve"> were flowed through the biosensor followed by PBST washing. Finally, a substrate solution (DS tank) that contained the mediator for </w:t>
      </w:r>
      <w:proofErr w:type="spellStart"/>
      <w:r w:rsidRPr="004040FD">
        <w:rPr>
          <w:rFonts w:ascii="Times New Roman" w:eastAsia="Times New Roman" w:hAnsi="Times New Roman" w:cs="Times New Roman"/>
        </w:rPr>
        <w:t>amperometric</w:t>
      </w:r>
      <w:proofErr w:type="spellEnd"/>
      <w:r w:rsidRPr="004040FD">
        <w:rPr>
          <w:rFonts w:ascii="Times New Roman" w:eastAsia="Times New Roman" w:hAnsi="Times New Roman" w:cs="Times New Roman"/>
        </w:rPr>
        <w:t xml:space="preserve"> measurement was flowed through the sensing chamber. The response acquisition starts automatically after the addition of DS</w:t>
      </w:r>
      <w:r w:rsidR="00475494">
        <w:rPr>
          <w:rFonts w:ascii="Times New Roman" w:eastAsia="Times New Roman" w:hAnsi="Times New Roman" w:cs="Times New Roman"/>
        </w:rPr>
        <w:t xml:space="preserve"> </w:t>
      </w:r>
      <w:r w:rsidR="00475494" w:rsidRPr="004040FD">
        <w:rPr>
          <w:rFonts w:ascii="Times New Roman" w:eastAsia="Times New Roman" w:hAnsi="Times New Roman" w:cs="Times New Roman"/>
        </w:rPr>
        <w:t>3 m</w:t>
      </w:r>
      <w:r w:rsidR="00475494">
        <w:rPr>
          <w:rFonts w:ascii="Times New Roman" w:eastAsia="Times New Roman" w:hAnsi="Times New Roman" w:cs="Times New Roman"/>
        </w:rPr>
        <w:t>l</w:t>
      </w:r>
      <w:r w:rsidRPr="004040FD">
        <w:rPr>
          <w:rFonts w:ascii="Times New Roman" w:eastAsia="Times New Roman" w:hAnsi="Times New Roman" w:cs="Times New Roman"/>
        </w:rPr>
        <w:t>. The cycle concludes with a new cleaning process consisting of PBST</w:t>
      </w:r>
      <w:r w:rsidR="00475494">
        <w:rPr>
          <w:rFonts w:ascii="Times New Roman" w:eastAsia="Times New Roman" w:hAnsi="Times New Roman" w:cs="Times New Roman"/>
        </w:rPr>
        <w:t xml:space="preserve"> </w:t>
      </w:r>
      <w:r w:rsidR="00475494" w:rsidRPr="004040FD">
        <w:rPr>
          <w:rFonts w:ascii="Times New Roman" w:eastAsia="Times New Roman" w:hAnsi="Times New Roman" w:cs="Times New Roman"/>
        </w:rPr>
        <w:t>5 m</w:t>
      </w:r>
      <w:r w:rsidR="00475494">
        <w:rPr>
          <w:rFonts w:ascii="Times New Roman" w:eastAsia="Times New Roman" w:hAnsi="Times New Roman" w:cs="Times New Roman"/>
        </w:rPr>
        <w:t>l</w:t>
      </w:r>
      <w:r w:rsidRPr="004040FD">
        <w:rPr>
          <w:rFonts w:ascii="Times New Roman" w:eastAsia="Times New Roman" w:hAnsi="Times New Roman" w:cs="Times New Roman"/>
        </w:rPr>
        <w:t xml:space="preserve">. Then, </w:t>
      </w:r>
      <w:r w:rsidR="00475494">
        <w:rPr>
          <w:rFonts w:ascii="Times New Roman" w:eastAsia="Times New Roman" w:hAnsi="Times New Roman" w:cs="Times New Roman"/>
        </w:rPr>
        <w:t>R</w:t>
      </w:r>
      <w:r w:rsidRPr="004040FD">
        <w:rPr>
          <w:rFonts w:ascii="Times New Roman" w:eastAsia="Times New Roman" w:hAnsi="Times New Roman" w:cs="Times New Roman"/>
        </w:rPr>
        <w:t xml:space="preserve">egeneration </w:t>
      </w:r>
      <w:r w:rsidR="00475494">
        <w:rPr>
          <w:rFonts w:ascii="Times New Roman" w:eastAsia="Times New Roman" w:hAnsi="Times New Roman" w:cs="Times New Roman"/>
        </w:rPr>
        <w:t>S</w:t>
      </w:r>
      <w:r w:rsidRPr="004040FD">
        <w:rPr>
          <w:rFonts w:ascii="Times New Roman" w:eastAsia="Times New Roman" w:hAnsi="Times New Roman" w:cs="Times New Roman"/>
        </w:rPr>
        <w:t xml:space="preserve">olution (RS) </w:t>
      </w:r>
      <w:r w:rsidR="00475494" w:rsidRPr="004040FD">
        <w:rPr>
          <w:rFonts w:ascii="Times New Roman" w:eastAsia="Times New Roman" w:hAnsi="Times New Roman" w:cs="Times New Roman"/>
        </w:rPr>
        <w:t>10 m</w:t>
      </w:r>
      <w:r w:rsidR="00475494">
        <w:rPr>
          <w:rFonts w:ascii="Times New Roman" w:eastAsia="Times New Roman" w:hAnsi="Times New Roman" w:cs="Times New Roman"/>
        </w:rPr>
        <w:t xml:space="preserve">l </w:t>
      </w:r>
      <w:r w:rsidRPr="004040FD">
        <w:rPr>
          <w:rFonts w:ascii="Times New Roman" w:eastAsia="Times New Roman" w:hAnsi="Times New Roman" w:cs="Times New Roman"/>
        </w:rPr>
        <w:t>is flowed through the system at 1.6 m</w:t>
      </w:r>
      <w:r w:rsidR="00475494">
        <w:rPr>
          <w:rFonts w:ascii="Times New Roman" w:eastAsia="Times New Roman" w:hAnsi="Times New Roman" w:cs="Times New Roman"/>
        </w:rPr>
        <w:t>l/</w:t>
      </w:r>
      <w:r w:rsidRPr="004040FD">
        <w:rPr>
          <w:rFonts w:ascii="Times New Roman" w:eastAsia="Times New Roman" w:hAnsi="Times New Roman" w:cs="Times New Roman"/>
        </w:rPr>
        <w:t>min to prepare the electrodes for the next measurement</w:t>
      </w:r>
      <w:r w:rsidR="00475494">
        <w:rPr>
          <w:rFonts w:ascii="Times New Roman" w:eastAsia="Times New Roman" w:hAnsi="Times New Roman" w:cs="Times New Roman"/>
        </w:rPr>
        <w:t>.</w:t>
      </w:r>
      <w:r w:rsidR="00EA25E7">
        <w:t xml:space="preserve"> </w:t>
      </w:r>
    </w:p>
    <w:p w14:paraId="1B611A80" w14:textId="77777777" w:rsidR="0026596B" w:rsidRPr="002E4045" w:rsidRDefault="0026596B" w:rsidP="0072064C">
      <w:pPr>
        <w:pBdr>
          <w:top w:val="nil"/>
          <w:left w:val="nil"/>
          <w:bottom w:val="nil"/>
          <w:right w:val="nil"/>
          <w:between w:val="nil"/>
        </w:pBdr>
        <w:jc w:val="both"/>
        <w:rPr>
          <w:rFonts w:ascii="Times New Roman" w:hAnsi="Times New Roman" w:cs="Times New Roman"/>
          <w:b/>
        </w:rPr>
      </w:pPr>
      <w:r w:rsidRPr="002E4045">
        <w:rPr>
          <w:rFonts w:ascii="Times New Roman" w:hAnsi="Times New Roman" w:cs="Times New Roman"/>
          <w:b/>
        </w:rPr>
        <w:t>4.     Results and discussion</w:t>
      </w:r>
    </w:p>
    <w:p w14:paraId="77426BA6" w14:textId="1C144EA9" w:rsidR="005C4148" w:rsidRDefault="00AB7051">
      <w:pPr>
        <w:pBdr>
          <w:top w:val="nil"/>
          <w:left w:val="nil"/>
          <w:bottom w:val="nil"/>
          <w:right w:val="nil"/>
          <w:between w:val="nil"/>
        </w:pBdr>
        <w:jc w:val="both"/>
        <w:rPr>
          <w:rFonts w:ascii="Times New Roman" w:eastAsia="Times New Roman" w:hAnsi="Times New Roman" w:cs="Times New Roman"/>
        </w:rPr>
      </w:pPr>
      <w:r w:rsidRPr="00AB7051">
        <w:rPr>
          <w:rFonts w:ascii="Times New Roman" w:eastAsia="Times New Roman" w:hAnsi="Times New Roman" w:cs="Times New Roman"/>
        </w:rPr>
        <w:t xml:space="preserve">In order to demonstrate the feasibility of the device, we have proposed the implementation of the immunoreagents for the determination of </w:t>
      </w:r>
      <w:proofErr w:type="spellStart"/>
      <w:r w:rsidRPr="00AB7051">
        <w:rPr>
          <w:rFonts w:ascii="Times New Roman" w:eastAsia="Times New Roman" w:hAnsi="Times New Roman" w:cs="Times New Roman"/>
        </w:rPr>
        <w:t>Irgarol</w:t>
      </w:r>
      <w:proofErr w:type="spellEnd"/>
      <w:r w:rsidRPr="00AB7051">
        <w:rPr>
          <w:rFonts w:ascii="Times New Roman" w:eastAsia="Times New Roman" w:hAnsi="Times New Roman" w:cs="Times New Roman"/>
        </w:rPr>
        <w:t xml:space="preserve"> 1051®, commonly named </w:t>
      </w:r>
      <w:proofErr w:type="spellStart"/>
      <w:r w:rsidRPr="00AB7051">
        <w:rPr>
          <w:rFonts w:ascii="Times New Roman" w:eastAsia="Times New Roman" w:hAnsi="Times New Roman" w:cs="Times New Roman"/>
        </w:rPr>
        <w:t>Cybutryne</w:t>
      </w:r>
      <w:proofErr w:type="spellEnd"/>
      <w:r w:rsidRPr="00AB7051">
        <w:rPr>
          <w:rFonts w:ascii="Times New Roman" w:eastAsia="Times New Roman" w:hAnsi="Times New Roman" w:cs="Times New Roman"/>
        </w:rPr>
        <w:t xml:space="preserve">. </w:t>
      </w:r>
      <w:proofErr w:type="spellStart"/>
      <w:r w:rsidRPr="00AB7051">
        <w:rPr>
          <w:rFonts w:ascii="Times New Roman" w:eastAsia="Times New Roman" w:hAnsi="Times New Roman" w:cs="Times New Roman"/>
        </w:rPr>
        <w:t>Irgarol</w:t>
      </w:r>
      <w:proofErr w:type="spellEnd"/>
      <w:r w:rsidRPr="00AB7051">
        <w:rPr>
          <w:rFonts w:ascii="Times New Roman" w:eastAsia="Times New Roman" w:hAnsi="Times New Roman" w:cs="Times New Roman"/>
        </w:rPr>
        <w:t xml:space="preserve"> 1051® is one of the most employed antifouling agents and is one of the most commonly found in the marine environment</w:t>
      </w:r>
      <w:r w:rsidR="0075144E">
        <w:rPr>
          <w:rFonts w:ascii="Times New Roman" w:eastAsia="Times New Roman" w:hAnsi="Times New Roman" w:cs="Times New Roman"/>
        </w:rPr>
        <w:fldChar w:fldCharType="begin"/>
      </w:r>
      <w:r w:rsidR="0075144E">
        <w:rPr>
          <w:rFonts w:ascii="Times New Roman" w:eastAsia="Times New Roman" w:hAnsi="Times New Roman" w:cs="Times New Roman"/>
        </w:rPr>
        <w:instrText xml:space="preserve"> ADDIN EN.CITE &lt;EndNote&gt;&lt;Cite&gt;&lt;Author&gt;Konstantinou&lt;/Author&gt;&lt;Year&gt;2004&lt;/Year&gt;&lt;RecNum&gt;32&lt;/RecNum&gt;&lt;DisplayText&gt;[43]&lt;/DisplayText&gt;&lt;record&gt;&lt;rec-number&gt;32&lt;/rec-number&gt;&lt;foreign-keys&gt;&lt;key app="EN" db-id="0r99dpw52tx9vxer50cpfpwztxazx20vf2s5" timestamp="1610711168"&gt;32&lt;/key&gt;&lt;/foreign-keys&gt;&lt;ref-type name="Journal Article"&gt;17&lt;/ref-type&gt;&lt;contributors&gt;&lt;authors&gt;&lt;author&gt;Konstantinou, I. K.&lt;/author&gt;&lt;author&gt;Albanis, T. A.&lt;/author&gt;&lt;/authors&gt;&lt;/contributors&gt;&lt;titles&gt;&lt;title&gt;Worldwide occurrence and effects of antifouling paint booster biocides in the aquatic environment: a review&lt;/title&gt;&lt;secondary-title&gt;Environment International&lt;/secondary-title&gt;&lt;/titles&gt;&lt;periodical&gt;&lt;full-title&gt;Environment International&lt;/full-title&gt;&lt;/periodical&gt;&lt;pages&gt;235-248&lt;/pages&gt;&lt;volume&gt;30&lt;/volume&gt;&lt;number&gt;2&lt;/number&gt;&lt;keywords&gt;&lt;keyword&gt;Antifouling biocides&lt;/keyword&gt;&lt;keyword&gt;Occurrence&lt;/keyword&gt;&lt;keyword&gt;Effects&lt;/keyword&gt;&lt;keyword&gt;Aquatic environment&lt;/keyword&gt;&lt;/keywords&gt;&lt;dates&gt;&lt;year&gt;2004&lt;/year&gt;&lt;pub-dates&gt;&lt;date&gt;2004/04/01/&lt;/date&gt;&lt;/pub-dates&gt;&lt;/dates&gt;&lt;isbn&gt;0160-4120&lt;/isbn&gt;&lt;urls&gt;&lt;related-urls&gt;&lt;url&gt;http://www.sciencedirect.com/science/article/pii/S0160412003001764&lt;/url&gt;&lt;/related-urls&gt;&lt;/urls&gt;&lt;electronic-resource-num&gt;https://doi.org/10.1016/S0160-4120(03)00176-4&lt;/electronic-resource-num&gt;&lt;/record&gt;&lt;/Cite&gt;&lt;/EndNote&gt;</w:instrText>
      </w:r>
      <w:r w:rsidR="0075144E">
        <w:rPr>
          <w:rFonts w:ascii="Times New Roman" w:eastAsia="Times New Roman" w:hAnsi="Times New Roman" w:cs="Times New Roman"/>
        </w:rPr>
        <w:fldChar w:fldCharType="separate"/>
      </w:r>
      <w:r w:rsidR="0075144E">
        <w:rPr>
          <w:rFonts w:ascii="Times New Roman" w:eastAsia="Times New Roman" w:hAnsi="Times New Roman" w:cs="Times New Roman"/>
          <w:noProof/>
        </w:rPr>
        <w:t>[43]</w:t>
      </w:r>
      <w:r w:rsidR="0075144E">
        <w:rPr>
          <w:rFonts w:ascii="Times New Roman" w:eastAsia="Times New Roman" w:hAnsi="Times New Roman" w:cs="Times New Roman"/>
        </w:rPr>
        <w:fldChar w:fldCharType="end"/>
      </w:r>
      <w:r w:rsidR="00C36D57">
        <w:rPr>
          <w:rFonts w:ascii="Times New Roman" w:eastAsia="Times New Roman" w:hAnsi="Times New Roman" w:cs="Times New Roman"/>
        </w:rPr>
        <w:t>.</w:t>
      </w:r>
    </w:p>
    <w:p w14:paraId="5F0FC3E2" w14:textId="66D97EC8" w:rsidR="00C36D57" w:rsidRDefault="00C36D57">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lastRenderedPageBreak/>
        <w:t>4.1 Maximum signal response</w:t>
      </w:r>
    </w:p>
    <w:p w14:paraId="40E19D11" w14:textId="63E883DC" w:rsidR="00C36D57" w:rsidRDefault="00C36D57">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Gold screen printed electrodes (Au SPE) were used to test the </w:t>
      </w:r>
      <w:r w:rsidR="00C70789">
        <w:rPr>
          <w:rFonts w:ascii="Times New Roman" w:eastAsia="Times New Roman" w:hAnsi="Times New Roman" w:cs="Times New Roman"/>
        </w:rPr>
        <w:t xml:space="preserve">device </w:t>
      </w:r>
      <w:r>
        <w:rPr>
          <w:rFonts w:ascii="Times New Roman" w:eastAsia="Times New Roman" w:hAnsi="Times New Roman" w:cs="Times New Roman"/>
        </w:rPr>
        <w:t xml:space="preserve">performance according </w:t>
      </w:r>
      <w:r w:rsidR="00C70789">
        <w:rPr>
          <w:rFonts w:ascii="Times New Roman" w:eastAsia="Times New Roman" w:hAnsi="Times New Roman" w:cs="Times New Roman"/>
        </w:rPr>
        <w:t>to</w:t>
      </w:r>
      <w:r>
        <w:rPr>
          <w:rFonts w:ascii="Times New Roman" w:eastAsia="Times New Roman" w:hAnsi="Times New Roman" w:cs="Times New Roman"/>
        </w:rPr>
        <w:t xml:space="preserve"> good reproducibility, robustness and the regenerat</w:t>
      </w:r>
      <w:r w:rsidR="0029183C">
        <w:rPr>
          <w:rFonts w:ascii="Times New Roman" w:eastAsia="Times New Roman" w:hAnsi="Times New Roman" w:cs="Times New Roman"/>
        </w:rPr>
        <w:t>ions</w:t>
      </w:r>
      <w:r>
        <w:rPr>
          <w:rFonts w:ascii="Times New Roman" w:eastAsia="Times New Roman" w:hAnsi="Times New Roman" w:cs="Times New Roman"/>
        </w:rPr>
        <w:t xml:space="preserve"> as described in a previous work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&lt;EndNote&gt;&lt;Cite&gt;&lt;Author&gt;Salvador&lt;/Author&gt;&lt;Year&gt;2016&lt;/Year&gt;&lt;RecNum&gt;91&lt;/RecNum&gt;&lt;DisplayText&gt;[32]&lt;/DisplayText&gt;&lt;record&gt;&lt;rec-number&gt;91&lt;/rec-number&gt;&lt;foreign-keys&gt;&lt;key app="EN" db-id="dvfxdtsz35waw4e0pfa5d9ee05rawfdaxf0p" timestamp="1468571073"&gt;91&lt;/key&gt;&lt;/foreign-keys&gt;&lt;ref-type name="Journal Article"&gt;17&lt;/ref-type&gt;&lt;contributors&gt;&lt;authors&gt;&lt;author&gt;Salvador, J. Pablo&lt;/author&gt;&lt;author&gt;Marco, M. Pilar&lt;/author&gt;&lt;/authors&gt;&lt;/contributors&gt;&lt;titles&gt;&lt;title&gt;Amperometric Biosensor for Continuous Monitoring Irgarol 1051 in Sea Water&lt;/title&gt;&lt;secondary-title&gt;Electroanalysis&lt;/secondary-title&gt;&lt;/titles&gt;&lt;periodical&gt;&lt;full-title&gt;Electroanalysis&lt;/full-title&gt;&lt;/periodical&gt;&lt;pages&gt;1833-1838&lt;/pages&gt;&lt;volume&gt;28&lt;/volume&gt;&lt;number&gt;8&lt;/number&gt;&lt;keywords&gt;&lt;keyword&gt;Irgarol&lt;/keyword&gt;&lt;keyword&gt;biosensor&lt;/keyword&gt;&lt;keyword&gt;amperometric&lt;/keyword&gt;&lt;keyword&gt;sea-water&lt;/keyword&gt;&lt;/keywords&gt;&lt;dates&gt;&lt;year&gt;2016&lt;/year&gt;&lt;/dates&gt;&lt;publisher&gt;WILEY-VCH Verlag&lt;/publisher&gt;&lt;isbn&gt;1521-4109&lt;/isbn&gt;&lt;urls&gt;&lt;related-urls&gt;&lt;url&gt;http://dx.doi.org/10.1002/elan.201600172&lt;/url&gt;&lt;/related-urls&gt;&lt;/urls&gt;&lt;electronic-resource-num&gt;10.1002/elan.201600172&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[32]</w:t>
      </w:r>
      <w:r>
        <w:rPr>
          <w:rFonts w:ascii="Times New Roman" w:eastAsia="Times New Roman" w:hAnsi="Times New Roman" w:cs="Times New Roman"/>
        </w:rPr>
        <w:fldChar w:fldCharType="end"/>
      </w:r>
      <w:r>
        <w:rPr>
          <w:rFonts w:ascii="Times New Roman" w:eastAsia="Times New Roman" w:hAnsi="Times New Roman" w:cs="Times New Roman"/>
        </w:rPr>
        <w:t xml:space="preserve">. However, in this case, the </w:t>
      </w:r>
      <w:r w:rsidR="0029183C">
        <w:rPr>
          <w:rFonts w:ascii="Times New Roman" w:eastAsia="Times New Roman" w:hAnsi="Times New Roman" w:cs="Times New Roman"/>
        </w:rPr>
        <w:t xml:space="preserve">used </w:t>
      </w:r>
      <w:r>
        <w:rPr>
          <w:rFonts w:ascii="Times New Roman" w:eastAsia="Times New Roman" w:hAnsi="Times New Roman" w:cs="Times New Roman"/>
        </w:rPr>
        <w:t>chip include</w:t>
      </w:r>
      <w:r w:rsidR="0029183C">
        <w:rPr>
          <w:rFonts w:ascii="Times New Roman" w:eastAsia="Times New Roman" w:hAnsi="Times New Roman" w:cs="Times New Roman"/>
        </w:rPr>
        <w:t>s</w:t>
      </w:r>
      <w:r>
        <w:rPr>
          <w:rFonts w:ascii="Times New Roman" w:eastAsia="Times New Roman" w:hAnsi="Times New Roman" w:cs="Times New Roman"/>
        </w:rPr>
        <w:t xml:space="preserve"> eight Au SPE that would allow the immobilization of up to eight different biomolecules. With the aim to demonstrate the performance and the reproducibility between the eight different Au SPE, the same biomolecule was immobilized.</w:t>
      </w:r>
    </w:p>
    <w:p w14:paraId="7AEBAE59" w14:textId="0D4F97F7" w:rsidR="005D76EE" w:rsidRDefault="00C36D57" w:rsidP="0072064C">
      <w:pPr>
        <w:pBdr>
          <w:top w:val="nil"/>
          <w:left w:val="nil"/>
          <w:bottom w:val="nil"/>
          <w:right w:val="nil"/>
          <w:between w:val="nil"/>
        </w:pBdr>
        <w:jc w:val="both"/>
        <w:rPr>
          <w:rFonts w:ascii="Times New Roman" w:eastAsia="Times New Roman" w:hAnsi="Times New Roman" w:cs="Times New Roman"/>
          <w:color w:val="000000"/>
        </w:rPr>
      </w:pPr>
      <w:r w:rsidRPr="000A4F73">
        <w:rPr>
          <w:rFonts w:ascii="Times New Roman" w:eastAsia="Times New Roman" w:hAnsi="Times New Roman" w:cs="Times New Roman"/>
          <w:color w:val="000000"/>
        </w:rPr>
        <w:t xml:space="preserve">The first test is to evaluate the behavior of the signal using pulsing method. Following the assay summarized in Figure 1, the assay started by the addition of the specific </w:t>
      </w:r>
      <w:r w:rsidR="0029183C" w:rsidRPr="000A4F73">
        <w:rPr>
          <w:rFonts w:ascii="Times New Roman" w:eastAsia="Times New Roman" w:hAnsi="Times New Roman" w:cs="Times New Roman"/>
          <w:color w:val="000000"/>
        </w:rPr>
        <w:t>As87</w:t>
      </w:r>
      <w:r w:rsidRPr="000A4F73">
        <w:rPr>
          <w:rFonts w:ascii="Times New Roman" w:eastAsia="Times New Roman" w:hAnsi="Times New Roman" w:cs="Times New Roman"/>
          <w:color w:val="000000"/>
        </w:rPr>
        <w:t>antibody and after a period of time a</w:t>
      </w:r>
      <w:r w:rsidR="0029183C">
        <w:rPr>
          <w:rFonts w:ascii="Times New Roman" w:eastAsia="Times New Roman" w:hAnsi="Times New Roman" w:cs="Times New Roman"/>
          <w:color w:val="000000"/>
        </w:rPr>
        <w:t>n</w:t>
      </w:r>
      <w:r w:rsidRPr="000A4F73">
        <w:rPr>
          <w:rFonts w:ascii="Times New Roman" w:eastAsia="Times New Roman" w:hAnsi="Times New Roman" w:cs="Times New Roman"/>
          <w:color w:val="000000"/>
        </w:rPr>
        <w:t xml:space="preserve"> </w:t>
      </w:r>
      <w:proofErr w:type="spellStart"/>
      <w:r w:rsidR="0029183C" w:rsidRPr="000A4F73">
        <w:rPr>
          <w:rFonts w:ascii="Times New Roman" w:eastAsia="Times New Roman" w:hAnsi="Times New Roman" w:cs="Times New Roman"/>
          <w:color w:val="000000"/>
        </w:rPr>
        <w:t>aHRP</w:t>
      </w:r>
      <w:proofErr w:type="spellEnd"/>
      <w:r w:rsidR="0029183C" w:rsidRPr="000A4F73">
        <w:rPr>
          <w:rFonts w:ascii="Times New Roman" w:eastAsia="Times New Roman" w:hAnsi="Times New Roman" w:cs="Times New Roman"/>
          <w:color w:val="000000"/>
        </w:rPr>
        <w:t xml:space="preserve"> </w:t>
      </w:r>
      <w:r w:rsidRPr="000A4F73">
        <w:rPr>
          <w:rFonts w:ascii="Times New Roman" w:eastAsia="Times New Roman" w:hAnsi="Times New Roman" w:cs="Times New Roman"/>
          <w:color w:val="000000"/>
        </w:rPr>
        <w:t xml:space="preserve">solution was added. After that, the substrate solution was pumped in all the chambers and subsequently, the signal was acquired. </w:t>
      </w:r>
      <w:r w:rsidR="007A4858">
        <w:rPr>
          <w:rFonts w:ascii="Times New Roman" w:eastAsia="Times New Roman" w:hAnsi="Times New Roman" w:cs="Times New Roman"/>
          <w:color w:val="000000"/>
        </w:rPr>
        <w:t xml:space="preserve">From </w:t>
      </w:r>
      <w:r w:rsidRPr="000A4F73">
        <w:rPr>
          <w:rFonts w:ascii="Times New Roman" w:eastAsia="Times New Roman" w:hAnsi="Times New Roman" w:cs="Times New Roman"/>
          <w:color w:val="000000"/>
        </w:rPr>
        <w:t xml:space="preserve">Figure </w:t>
      </w:r>
      <w:r w:rsidR="00AC09FB" w:rsidRPr="000A4F73">
        <w:rPr>
          <w:rFonts w:ascii="Times New Roman" w:eastAsia="Times New Roman" w:hAnsi="Times New Roman" w:cs="Times New Roman"/>
          <w:color w:val="000000"/>
        </w:rPr>
        <w:t>8</w:t>
      </w:r>
      <w:r w:rsidRPr="000A4F73">
        <w:rPr>
          <w:rFonts w:ascii="Times New Roman" w:eastAsia="Times New Roman" w:hAnsi="Times New Roman" w:cs="Times New Roman"/>
          <w:color w:val="000000"/>
        </w:rPr>
        <w:t xml:space="preserve">, the steady state of the signal has been reached after 120 s, approximately. However, a periodic decay signal convoluted with the sensor response were observed in the acquisition of the signal in all the channels. </w:t>
      </w:r>
      <w:r w:rsidR="006C0BE1" w:rsidRPr="000A4F73">
        <w:rPr>
          <w:rFonts w:ascii="Times New Roman" w:eastAsia="Times New Roman" w:hAnsi="Times New Roman" w:cs="Times New Roman"/>
          <w:color w:val="000000"/>
        </w:rPr>
        <w:t>Also note</w:t>
      </w:r>
      <w:r w:rsidRPr="000A4F73">
        <w:rPr>
          <w:rFonts w:ascii="Times New Roman" w:eastAsia="Times New Roman" w:hAnsi="Times New Roman" w:cs="Times New Roman"/>
          <w:color w:val="000000"/>
        </w:rPr>
        <w:t xml:space="preserve"> the time shift among the different sensors associated with the channel activation. This behavior </w:t>
      </w:r>
      <w:r w:rsidR="0039770F">
        <w:rPr>
          <w:rFonts w:ascii="Times New Roman" w:eastAsia="Times New Roman" w:hAnsi="Times New Roman" w:cs="Times New Roman"/>
          <w:color w:val="000000"/>
        </w:rPr>
        <w:t>is</w:t>
      </w:r>
      <w:r w:rsidRPr="000A4F73">
        <w:rPr>
          <w:rFonts w:ascii="Times New Roman" w:eastAsia="Times New Roman" w:hAnsi="Times New Roman" w:cs="Times New Roman"/>
          <w:color w:val="000000"/>
        </w:rPr>
        <w:t xml:space="preserve"> in concordance with the pulsing method implemented in the device. The period observed </w:t>
      </w:r>
      <w:r w:rsidR="0039770F">
        <w:rPr>
          <w:rFonts w:ascii="Times New Roman" w:eastAsia="Times New Roman" w:hAnsi="Times New Roman" w:cs="Times New Roman"/>
          <w:color w:val="000000"/>
        </w:rPr>
        <w:t>is</w:t>
      </w:r>
      <w:r w:rsidRPr="000A4F73">
        <w:rPr>
          <w:rFonts w:ascii="Times New Roman" w:eastAsia="Times New Roman" w:hAnsi="Times New Roman" w:cs="Times New Roman"/>
          <w:color w:val="000000"/>
        </w:rPr>
        <w:t xml:space="preserve"> </w:t>
      </w:r>
      <w:r w:rsidR="00BA1642">
        <w:rPr>
          <w:rFonts w:ascii="Times New Roman" w:eastAsia="Times New Roman" w:hAnsi="Times New Roman" w:cs="Times New Roman"/>
          <w:color w:val="000000"/>
        </w:rPr>
        <w:t>8</w:t>
      </w:r>
      <w:r w:rsidRPr="000A4F73">
        <w:rPr>
          <w:rFonts w:ascii="Times New Roman" w:eastAsia="Times New Roman" w:hAnsi="Times New Roman" w:cs="Times New Roman"/>
          <w:color w:val="000000"/>
        </w:rPr>
        <w:t xml:space="preserve">s and a delay between channels of 1 s, as it was planned (see Figure </w:t>
      </w:r>
      <w:r w:rsidR="00AC09FB" w:rsidRPr="000A4F73">
        <w:rPr>
          <w:rFonts w:ascii="Times New Roman" w:eastAsia="Times New Roman" w:hAnsi="Times New Roman" w:cs="Times New Roman"/>
          <w:color w:val="000000"/>
        </w:rPr>
        <w:t>8</w:t>
      </w:r>
      <w:r w:rsidRPr="000A4F73">
        <w:rPr>
          <w:rFonts w:ascii="Times New Roman" w:eastAsia="Times New Roman" w:hAnsi="Times New Roman" w:cs="Times New Roman"/>
          <w:color w:val="000000"/>
        </w:rPr>
        <w:t xml:space="preserve">). The signal per channel obtained was from 0.8 and 1.0 with small variation within chamber (CV of 4.8 ± 1.1 %). </w:t>
      </w:r>
      <w:r w:rsidR="006C0BE1" w:rsidRPr="000A4F73">
        <w:rPr>
          <w:rFonts w:ascii="Times New Roman" w:eastAsia="Times New Roman" w:hAnsi="Times New Roman" w:cs="Times New Roman"/>
          <w:color w:val="000000"/>
        </w:rPr>
        <w:t>According to</w:t>
      </w:r>
      <w:r w:rsidRPr="000A4F73">
        <w:rPr>
          <w:rFonts w:ascii="Times New Roman" w:eastAsia="Times New Roman" w:hAnsi="Times New Roman" w:cs="Times New Roman"/>
          <w:color w:val="000000"/>
        </w:rPr>
        <w:t xml:space="preserve"> this low CV per channel, the last measurement was chosen to be used as final signal to be plotted. Thus, the mean value obtained in all the channels was 0.85 ± 0.06 </w:t>
      </w:r>
      <w:proofErr w:type="spellStart"/>
      <w:r w:rsidRPr="000A4F73">
        <w:rPr>
          <w:rFonts w:ascii="Times New Roman" w:eastAsia="Times New Roman" w:hAnsi="Times New Roman" w:cs="Times New Roman"/>
          <w:color w:val="000000"/>
        </w:rPr>
        <w:t>r.u.</w:t>
      </w:r>
      <w:proofErr w:type="spellEnd"/>
      <w:r w:rsidRPr="000A4F73">
        <w:rPr>
          <w:rFonts w:ascii="Times New Roman" w:eastAsia="Times New Roman" w:hAnsi="Times New Roman" w:cs="Times New Roman"/>
          <w:color w:val="000000"/>
        </w:rPr>
        <w:t xml:space="preserve"> (CV 7.3%).</w:t>
      </w:r>
    </w:p>
    <w:p w14:paraId="2160D964" w14:textId="08B629FC" w:rsidR="005D76EE" w:rsidRDefault="005D76EE" w:rsidP="0072064C">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4.2 Immunosensor determination of </w:t>
      </w:r>
      <w:proofErr w:type="spellStart"/>
      <w:r>
        <w:rPr>
          <w:rFonts w:ascii="Times New Roman" w:eastAsia="Times New Roman" w:hAnsi="Times New Roman" w:cs="Times New Roman"/>
          <w:color w:val="000000"/>
        </w:rPr>
        <w:t>Irgarol</w:t>
      </w:r>
      <w:proofErr w:type="spellEnd"/>
      <w:r>
        <w:rPr>
          <w:rFonts w:ascii="Times New Roman" w:eastAsia="Times New Roman" w:hAnsi="Times New Roman" w:cs="Times New Roman"/>
          <w:color w:val="000000"/>
        </w:rPr>
        <w:t xml:space="preserve"> 1051</w:t>
      </w:r>
      <w:r w:rsidR="00B11667">
        <w:rPr>
          <w:rFonts w:ascii="Times New Roman" w:eastAsia="Times New Roman" w:hAnsi="Times New Roman" w:cs="Times New Roman"/>
          <w:color w:val="000000"/>
        </w:rPr>
        <w:t>®</w:t>
      </w:r>
    </w:p>
    <w:p w14:paraId="775FDF15" w14:textId="71338BDE" w:rsidR="00045C2E" w:rsidRPr="009E283F" w:rsidRDefault="005D76EE" w:rsidP="006B3BE4">
      <w:pPr>
        <w:pBdr>
          <w:top w:val="nil"/>
          <w:left w:val="nil"/>
          <w:bottom w:val="nil"/>
          <w:right w:val="nil"/>
          <w:between w:val="nil"/>
        </w:pBdr>
        <w:jc w:val="both"/>
        <w:rPr>
          <w:b/>
          <w:bCs/>
          <w:color w:val="4472C4" w:themeColor="accent1"/>
          <w:sz w:val="18"/>
          <w:szCs w:val="18"/>
        </w:rPr>
      </w:pPr>
      <w:r>
        <w:rPr>
          <w:rFonts w:ascii="Times New Roman" w:eastAsia="Times New Roman" w:hAnsi="Times New Roman" w:cs="Times New Roman"/>
        </w:rPr>
        <w:t xml:space="preserve">Once it was demonstrated that </w:t>
      </w:r>
      <w:r w:rsidR="0059643E">
        <w:rPr>
          <w:rFonts w:ascii="Times New Roman" w:eastAsia="Times New Roman" w:hAnsi="Times New Roman" w:cs="Times New Roman"/>
        </w:rPr>
        <w:t xml:space="preserve">our </w:t>
      </w:r>
      <w:r>
        <w:rPr>
          <w:rFonts w:ascii="Times New Roman" w:eastAsia="Times New Roman" w:hAnsi="Times New Roman" w:cs="Times New Roman"/>
        </w:rPr>
        <w:t xml:space="preserve">immunosensor acquired the immunochemical signal with low variability, it was decided to prove </w:t>
      </w:r>
      <w:r w:rsidR="0059643E">
        <w:rPr>
          <w:rFonts w:ascii="Times New Roman" w:eastAsia="Times New Roman" w:hAnsi="Times New Roman" w:cs="Times New Roman"/>
        </w:rPr>
        <w:t>if our</w:t>
      </w:r>
      <w:r>
        <w:rPr>
          <w:rFonts w:ascii="Times New Roman" w:eastAsia="Times New Roman" w:hAnsi="Times New Roman" w:cs="Times New Roman"/>
        </w:rPr>
        <w:t xml:space="preserve"> immunosensor is able to determine </w:t>
      </w:r>
      <w:proofErr w:type="spellStart"/>
      <w:r>
        <w:rPr>
          <w:rFonts w:ascii="Times New Roman" w:eastAsia="Times New Roman" w:hAnsi="Times New Roman" w:cs="Times New Roman"/>
        </w:rPr>
        <w:t>Irgarol</w:t>
      </w:r>
      <w:proofErr w:type="spellEnd"/>
      <w:r>
        <w:rPr>
          <w:rFonts w:ascii="Times New Roman" w:eastAsia="Times New Roman" w:hAnsi="Times New Roman" w:cs="Times New Roman"/>
        </w:rPr>
        <w:t xml:space="preserve"> 1051® in the same way that in ELISA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&lt;EndNote&gt;&lt;Cite&gt;&lt;Author&gt;Sanvicens&lt;/Author&gt;&lt;Year&gt;2012&lt;/Year&gt;&lt;RecNum&gt;25&lt;/RecNum&gt;&lt;DisplayText&gt;[36]&lt;/DisplayText&gt;&lt;record&gt;&lt;rec-number&gt;25&lt;/rec-number&gt;&lt;foreign-keys&gt;&lt;key app="EN" db-id="0r99dpw52tx9vxer50cpfpwztxazx20vf2s5" timestamp="1608738134"&gt;25&lt;/key&gt;&lt;/foreign-keys&gt;&lt;ref-type name="Journal Article"&gt;17&lt;/ref-type&gt;&lt;contributors&gt;&lt;authors&gt;&lt;author&gt;Sanvicens, Nuria&lt;/author&gt;&lt;author&gt;Varela, Begoña&lt;/author&gt;&lt;author&gt;Ballesteros, Berta&lt;/author&gt;&lt;author&gt;Marco, M. Pilar&lt;/author&gt;&lt;/authors&gt;&lt;/contributors&gt;&lt;titles&gt;&lt;title&gt;Development of an immunoassay for terbutryn: Study of the influence of the immunization protocol&lt;/title&gt;&lt;secondary-title&gt;Talanta&lt;/secondary-title&gt;&lt;/titles&gt;&lt;periodical&gt;&lt;full-title&gt;Talanta&lt;/full-title&gt;&lt;/periodical&gt;&lt;pages&gt;310-316&lt;/pages&gt;&lt;volume&gt;89&lt;/volume&gt;&lt;number&gt;0&lt;/number&gt;&lt;keywords&gt;&lt;keyword&gt;Terbutryn&lt;/keyword&gt;&lt;keyword&gt;Triazine&lt;/keyword&gt;&lt;keyword&gt;Pesticide&lt;/keyword&gt;&lt;keyword&gt;Immunoassay&lt;/keyword&gt;&lt;keyword&gt;Antibody&lt;/keyword&gt;&lt;/keywords&gt;&lt;dates&gt;&lt;year&gt;2012&lt;/year&gt;&lt;/dates&gt;&lt;isbn&gt;0039-9140&lt;/isbn&gt;&lt;urls&gt;&lt;related-urls&gt;&lt;url&gt;http://www.sciencedirect.com/science/article/pii/S0039914011011015&lt;/url&gt;&lt;/related-urls&gt;&lt;/urls&gt;&lt;electronic-resource-num&gt;http://dx.doi.org/10.1016/j.talanta.2011.12.033&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[36]</w:t>
      </w:r>
      <w:r>
        <w:rPr>
          <w:rFonts w:ascii="Times New Roman" w:eastAsia="Times New Roman" w:hAnsi="Times New Roman" w:cs="Times New Roman"/>
        </w:rPr>
        <w:fldChar w:fldCharType="end"/>
      </w:r>
      <w:r w:rsidR="0059643E">
        <w:rPr>
          <w:rFonts w:ascii="Times New Roman" w:eastAsia="Times New Roman" w:hAnsi="Times New Roman" w:cs="Times New Roman"/>
        </w:rPr>
        <w:t xml:space="preserve"> </w:t>
      </w:r>
      <w:r>
        <w:rPr>
          <w:rFonts w:ascii="Times New Roman" w:eastAsia="Times New Roman" w:hAnsi="Times New Roman" w:cs="Times New Roman"/>
        </w:rPr>
        <w:t xml:space="preserve">or using an </w:t>
      </w:r>
      <w:r w:rsidR="00B44E78">
        <w:rPr>
          <w:rFonts w:ascii="Times New Roman" w:eastAsia="Times New Roman" w:hAnsi="Times New Roman" w:cs="Times New Roman"/>
        </w:rPr>
        <w:t xml:space="preserve">static </w:t>
      </w:r>
      <w:proofErr w:type="spellStart"/>
      <w:r>
        <w:rPr>
          <w:rFonts w:ascii="Times New Roman" w:eastAsia="Times New Roman" w:hAnsi="Times New Roman" w:cs="Times New Roman"/>
        </w:rPr>
        <w:t>amperometric</w:t>
      </w:r>
      <w:proofErr w:type="spellEnd"/>
      <w:r>
        <w:rPr>
          <w:rFonts w:ascii="Times New Roman" w:eastAsia="Times New Roman" w:hAnsi="Times New Roman" w:cs="Times New Roman"/>
        </w:rPr>
        <w:t xml:space="preserve"> immunosensor</w:t>
      </w:r>
      <w:r w:rsidR="0059643E">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&lt;EndNote&gt;&lt;Cite&gt;&lt;Author&gt;Salvador&lt;/Author&gt;&lt;Year&gt;2016&lt;/Year&gt;&lt;RecNum&gt;91&lt;/RecNum&gt;&lt;DisplayText&gt;[32]&lt;/DisplayText&gt;&lt;record&gt;&lt;rec-number&gt;91&lt;/rec-number&gt;&lt;foreign-keys&gt;&lt;key app="EN" db-id="dvfxdtsz35waw4e0pfa5d9ee05rawfdaxf0p" timestamp="1468571073"&gt;91&lt;/key&gt;&lt;/foreign-keys&gt;&lt;ref-type name="Journal Article"&gt;17&lt;/ref-type&gt;&lt;contributors&gt;&lt;authors&gt;&lt;author&gt;Salvador, J. Pablo&lt;/author&gt;&lt;author&gt;Marco, M. Pilar&lt;/author&gt;&lt;/authors&gt;&lt;/contributors&gt;&lt;titles&gt;&lt;title&gt;Amperometric Biosensor for Continuous Monitoring Irgarol 1051 in Sea Water&lt;/title&gt;&lt;secondary-title&gt;Electroanalysis&lt;/secondary-title&gt;&lt;/titles&gt;&lt;periodical&gt;&lt;full-title&gt;Electroanalysis&lt;/full-title&gt;&lt;/periodical&gt;&lt;pages&gt;1833-1838&lt;/pages&gt;&lt;volume&gt;28&lt;/volume&gt;&lt;number&gt;8&lt;/number&gt;&lt;keywords&gt;&lt;keyword&gt;Irgarol&lt;/keyword&gt;&lt;keyword&gt;biosensor&lt;/keyword&gt;&lt;keyword&gt;amperometric&lt;/keyword&gt;&lt;keyword&gt;sea-water&lt;/keyword&gt;&lt;/keywords&gt;&lt;dates&gt;&lt;year&gt;2016&lt;/year&gt;&lt;/dates&gt;&lt;publisher&gt;WILEY-VCH Verlag&lt;/publisher&gt;&lt;isbn&gt;1521-4109&lt;/isbn&gt;&lt;urls&gt;&lt;related-urls&gt;&lt;url&gt;http://dx.doi.org/10.1002/elan.201600172&lt;/url&gt;&lt;/related-urls&gt;&lt;/urls&gt;&lt;electronic-resource-num&gt;10.1002/elan.201600172&lt;/electronic-resource-num&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[32]</w:t>
      </w:r>
      <w:r>
        <w:rPr>
          <w:rFonts w:ascii="Times New Roman" w:eastAsia="Times New Roman" w:hAnsi="Times New Roman" w:cs="Times New Roman"/>
        </w:rPr>
        <w:fldChar w:fldCharType="end"/>
      </w:r>
      <w:r w:rsidR="0059643E">
        <w:rPr>
          <w:rFonts w:ascii="Times New Roman" w:eastAsia="Times New Roman" w:hAnsi="Times New Roman" w:cs="Times New Roman"/>
        </w:rPr>
        <w:t xml:space="preserve">. </w:t>
      </w:r>
      <w:r>
        <w:rPr>
          <w:rFonts w:ascii="Times New Roman" w:eastAsia="Times New Roman" w:hAnsi="Times New Roman" w:cs="Times New Roman"/>
        </w:rPr>
        <w:t xml:space="preserve">Thus, different concentrations of </w:t>
      </w:r>
      <w:proofErr w:type="spellStart"/>
      <w:r>
        <w:rPr>
          <w:rFonts w:ascii="Times New Roman" w:eastAsia="Times New Roman" w:hAnsi="Times New Roman" w:cs="Times New Roman"/>
        </w:rPr>
        <w:t>Irgarol</w:t>
      </w:r>
      <w:proofErr w:type="spellEnd"/>
      <w:r>
        <w:rPr>
          <w:rFonts w:ascii="Times New Roman" w:eastAsia="Times New Roman" w:hAnsi="Times New Roman" w:cs="Times New Roman"/>
        </w:rPr>
        <w:t xml:space="preserve"> have been measured using the same chip and the last measurement of the whole </w:t>
      </w:r>
      <w:proofErr w:type="spellStart"/>
      <w:r>
        <w:rPr>
          <w:rFonts w:ascii="Times New Roman" w:eastAsia="Times New Roman" w:hAnsi="Times New Roman" w:cs="Times New Roman"/>
        </w:rPr>
        <w:t>chronoamperogram</w:t>
      </w:r>
      <w:proofErr w:type="spellEnd"/>
      <w:r>
        <w:rPr>
          <w:rFonts w:ascii="Times New Roman" w:eastAsia="Times New Roman" w:hAnsi="Times New Roman" w:cs="Times New Roman"/>
        </w:rPr>
        <w:t xml:space="preserve"> was recorded to be plotted in a graph (see Figure </w:t>
      </w:r>
      <w:r w:rsidR="00AC09FB">
        <w:rPr>
          <w:rFonts w:ascii="Times New Roman" w:eastAsia="Times New Roman" w:hAnsi="Times New Roman" w:cs="Times New Roman"/>
        </w:rPr>
        <w:t>9</w:t>
      </w:r>
      <w:r>
        <w:rPr>
          <w:rFonts w:ascii="Times New Roman" w:eastAsia="Times New Roman" w:hAnsi="Times New Roman" w:cs="Times New Roman"/>
        </w:rPr>
        <w:t>). These sequential measurement</w:t>
      </w:r>
      <w:r w:rsidR="00F766AB">
        <w:rPr>
          <w:rFonts w:ascii="Times New Roman" w:eastAsia="Times New Roman" w:hAnsi="Times New Roman" w:cs="Times New Roman"/>
        </w:rPr>
        <w:t>s</w:t>
      </w:r>
      <w:r>
        <w:rPr>
          <w:rFonts w:ascii="Times New Roman" w:eastAsia="Times New Roman" w:hAnsi="Times New Roman" w:cs="Times New Roman"/>
        </w:rPr>
        <w:t xml:space="preserve"> were possible to be done with the same chip due to a regeneration procedure </w:t>
      </w:r>
      <w:r w:rsidR="00F766AB">
        <w:rPr>
          <w:rFonts w:ascii="Times New Roman" w:eastAsia="Times New Roman" w:hAnsi="Times New Roman" w:cs="Times New Roman"/>
        </w:rPr>
        <w:t xml:space="preserve">that </w:t>
      </w:r>
      <w:r>
        <w:rPr>
          <w:rFonts w:ascii="Times New Roman" w:eastAsia="Times New Roman" w:hAnsi="Times New Roman" w:cs="Times New Roman"/>
        </w:rPr>
        <w:t xml:space="preserve">was applied in the whole </w:t>
      </w:r>
      <w:r w:rsidR="007601AF">
        <w:rPr>
          <w:rFonts w:ascii="Times New Roman" w:eastAsia="Times New Roman" w:hAnsi="Times New Roman" w:cs="Times New Roman"/>
        </w:rPr>
        <w:t>immunosensor</w:t>
      </w:r>
      <w:r w:rsidR="00F766AB">
        <w:rPr>
          <w:rFonts w:ascii="Times New Roman" w:eastAsia="Times New Roman" w:hAnsi="Times New Roman" w:cs="Times New Roman"/>
        </w:rPr>
        <w:t xml:space="preserve"> following the </w:t>
      </w:r>
      <w:r>
        <w:rPr>
          <w:rFonts w:ascii="Times New Roman" w:eastAsia="Times New Roman" w:hAnsi="Times New Roman" w:cs="Times New Roman"/>
        </w:rPr>
        <w:t>procedure</w:t>
      </w:r>
      <w:r w:rsidR="00F766AB">
        <w:rPr>
          <w:rFonts w:ascii="Times New Roman" w:eastAsia="Times New Roman" w:hAnsi="Times New Roman" w:cs="Times New Roman"/>
        </w:rPr>
        <w:t>- that was detailly explained in section</w:t>
      </w:r>
      <w:r w:rsidR="00B75C40">
        <w:rPr>
          <w:rFonts w:ascii="Times New Roman" w:eastAsia="Times New Roman" w:hAnsi="Times New Roman" w:cs="Times New Roman"/>
        </w:rPr>
        <w:t xml:space="preserve"> 2.1, </w:t>
      </w:r>
      <w:r w:rsidR="0059643E">
        <w:rPr>
          <w:rFonts w:ascii="Times New Roman" w:eastAsia="Times New Roman" w:hAnsi="Times New Roman" w:cs="Times New Roman"/>
        </w:rPr>
        <w:t>T</w:t>
      </w:r>
      <w:r w:rsidR="00B75C40">
        <w:rPr>
          <w:rFonts w:ascii="Times New Roman" w:eastAsia="Times New Roman" w:hAnsi="Times New Roman" w:cs="Times New Roman"/>
        </w:rPr>
        <w:t xml:space="preserve">able </w:t>
      </w:r>
      <w:proofErr w:type="gramStart"/>
      <w:r w:rsidR="0029182E">
        <w:rPr>
          <w:rFonts w:ascii="Times New Roman" w:eastAsia="Times New Roman" w:hAnsi="Times New Roman" w:cs="Times New Roman"/>
        </w:rPr>
        <w:t>1</w:t>
      </w:r>
      <w:proofErr w:type="gramEnd"/>
      <w:r w:rsidR="00B75C40">
        <w:rPr>
          <w:rFonts w:ascii="Times New Roman" w:eastAsia="Times New Roman" w:hAnsi="Times New Roman" w:cs="Times New Roman"/>
        </w:rPr>
        <w:t xml:space="preserve"> and section 3.2</w:t>
      </w:r>
      <w:r>
        <w:rPr>
          <w:rFonts w:ascii="Times New Roman" w:eastAsia="Times New Roman" w:hAnsi="Times New Roman" w:cs="Times New Roman"/>
        </w:rPr>
        <w:t xml:space="preserve">. </w:t>
      </w:r>
    </w:p>
    <w:p w14:paraId="1F0DAD3F" w14:textId="036122BB" w:rsidR="00C83AB7" w:rsidRDefault="005D76EE" w:rsidP="0072064C">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As it can be observed in the </w:t>
      </w:r>
      <w:r w:rsidR="00045C2E">
        <w:rPr>
          <w:rFonts w:ascii="Times New Roman" w:eastAsia="Times New Roman" w:hAnsi="Times New Roman" w:cs="Times New Roman"/>
        </w:rPr>
        <w:t>F</w:t>
      </w:r>
      <w:r>
        <w:rPr>
          <w:rFonts w:ascii="Times New Roman" w:eastAsia="Times New Roman" w:hAnsi="Times New Roman" w:cs="Times New Roman"/>
        </w:rPr>
        <w:t xml:space="preserve">igure </w:t>
      </w:r>
      <w:r w:rsidR="009E283F">
        <w:rPr>
          <w:rFonts w:ascii="Times New Roman" w:eastAsia="Times New Roman" w:hAnsi="Times New Roman" w:cs="Times New Roman"/>
        </w:rPr>
        <w:t>9</w:t>
      </w:r>
      <w:r>
        <w:rPr>
          <w:rFonts w:ascii="Times New Roman" w:eastAsia="Times New Roman" w:hAnsi="Times New Roman" w:cs="Times New Roman"/>
        </w:rPr>
        <w:t xml:space="preserve">, a low degree of variability was found in the different concentrations that were tested (CV 8.7 ± 4.8 %). The four-parameter logistic fitting of each individual channel </w:t>
      </w:r>
      <w:r w:rsidR="00C83AB7">
        <w:rPr>
          <w:rFonts w:ascii="Times New Roman" w:eastAsia="Times New Roman" w:hAnsi="Times New Roman" w:cs="Times New Roman"/>
        </w:rPr>
        <w:t xml:space="preserve">(see Table </w:t>
      </w:r>
      <w:r w:rsidR="0029182E">
        <w:rPr>
          <w:rFonts w:ascii="Times New Roman" w:eastAsia="Times New Roman" w:hAnsi="Times New Roman" w:cs="Times New Roman"/>
        </w:rPr>
        <w:t>3</w:t>
      </w:r>
      <w:r w:rsidR="00C83AB7">
        <w:rPr>
          <w:rFonts w:ascii="Times New Roman" w:eastAsia="Times New Roman" w:hAnsi="Times New Roman" w:cs="Times New Roman"/>
        </w:rPr>
        <w:t xml:space="preserve">) </w:t>
      </w:r>
      <w:r>
        <w:rPr>
          <w:rFonts w:ascii="Times New Roman" w:eastAsia="Times New Roman" w:hAnsi="Times New Roman" w:cs="Times New Roman"/>
        </w:rPr>
        <w:t xml:space="preserve">gave a mean value of the IC50 of 16.0 ± 1.1 </w:t>
      </w:r>
      <w:proofErr w:type="spellStart"/>
      <w:r>
        <w:rPr>
          <w:rFonts w:ascii="Times New Roman" w:eastAsia="Times New Roman" w:hAnsi="Times New Roman" w:cs="Times New Roman"/>
        </w:rPr>
        <w:t>nM</w:t>
      </w:r>
      <w:proofErr w:type="spellEnd"/>
      <w:r>
        <w:rPr>
          <w:rFonts w:ascii="Times New Roman" w:eastAsia="Times New Roman" w:hAnsi="Times New Roman" w:cs="Times New Roman"/>
        </w:rPr>
        <w:t xml:space="preserve"> (4.1 ± 0.3 µg/</w:t>
      </w:r>
      <w:r w:rsidR="007601AF">
        <w:rPr>
          <w:rFonts w:ascii="Times New Roman" w:eastAsia="Times New Roman" w:hAnsi="Times New Roman" w:cs="Times New Roman"/>
        </w:rPr>
        <w:t>l</w:t>
      </w:r>
      <w:r>
        <w:rPr>
          <w:rFonts w:ascii="Times New Roman" w:eastAsia="Times New Roman" w:hAnsi="Times New Roman" w:cs="Times New Roman"/>
        </w:rPr>
        <w:t xml:space="preserve"> in buffer) with a CV of 7.2%. The </w:t>
      </w:r>
      <w:r w:rsidR="00C37DE5">
        <w:rPr>
          <w:rFonts w:ascii="Times New Roman" w:eastAsia="Times New Roman" w:hAnsi="Times New Roman" w:cs="Times New Roman"/>
        </w:rPr>
        <w:t>limit of detection (</w:t>
      </w:r>
      <w:r>
        <w:rPr>
          <w:rFonts w:ascii="Times New Roman" w:eastAsia="Times New Roman" w:hAnsi="Times New Roman" w:cs="Times New Roman"/>
        </w:rPr>
        <w:t>LOD</w:t>
      </w:r>
      <w:r w:rsidR="00C37DE5">
        <w:rPr>
          <w:rFonts w:ascii="Times New Roman" w:eastAsia="Times New Roman" w:hAnsi="Times New Roman" w:cs="Times New Roman"/>
        </w:rPr>
        <w:t>)</w:t>
      </w:r>
      <w:r>
        <w:rPr>
          <w:rFonts w:ascii="Times New Roman" w:eastAsia="Times New Roman" w:hAnsi="Times New Roman" w:cs="Times New Roman"/>
        </w:rPr>
        <w:t xml:space="preserve"> was calculated also for all the channels and a LOD of 0.61 ± 0.13 </w:t>
      </w:r>
      <w:proofErr w:type="spellStart"/>
      <w:r>
        <w:rPr>
          <w:rFonts w:ascii="Times New Roman" w:eastAsia="Times New Roman" w:hAnsi="Times New Roman" w:cs="Times New Roman"/>
        </w:rPr>
        <w:t>nM</w:t>
      </w:r>
      <w:proofErr w:type="spellEnd"/>
      <w:r>
        <w:rPr>
          <w:rFonts w:ascii="Times New Roman" w:eastAsia="Times New Roman" w:hAnsi="Times New Roman" w:cs="Times New Roman"/>
        </w:rPr>
        <w:t xml:space="preserve"> (0.15 ± 0.03 µg/</w:t>
      </w:r>
      <w:r w:rsidR="007601AF">
        <w:rPr>
          <w:rFonts w:ascii="Times New Roman" w:eastAsia="Times New Roman" w:hAnsi="Times New Roman" w:cs="Times New Roman"/>
        </w:rPr>
        <w:t>l</w:t>
      </w:r>
      <w:r>
        <w:rPr>
          <w:rFonts w:ascii="Times New Roman" w:eastAsia="Times New Roman" w:hAnsi="Times New Roman" w:cs="Times New Roman"/>
        </w:rPr>
        <w:t xml:space="preserve"> in buffer) was reached. The detectability found was comparable to the previous work</w:t>
      </w:r>
      <w:r w:rsidR="007601AF">
        <w:rPr>
          <w:rFonts w:ascii="Times New Roman" w:eastAsia="Times New Roman" w:hAnsi="Times New Roman" w:cs="Times New Roman"/>
        </w:rPr>
        <w:t xml:space="preserve"> </w:t>
      </w:r>
      <w:r>
        <w:rPr>
          <w:rFonts w:ascii="Times New Roman" w:eastAsia="Times New Roman" w:hAnsi="Times New Roman" w:cs="Times New Roman"/>
        </w:rPr>
        <w:t>[</w:t>
      </w:r>
      <w:sdt>
        <w:sdtPr>
          <w:tag w:val="goog_rdk_180"/>
          <w:id w:val="-1374993400"/>
        </w:sdtPr>
        <w:sdtEndPr/>
        <w:sdtContent/>
      </w:sdt>
      <w:r w:rsidR="00E027BD">
        <w:rPr>
          <w:rFonts w:ascii="Times New Roman" w:eastAsia="Times New Roman" w:hAnsi="Times New Roman" w:cs="Times New Roman"/>
        </w:rPr>
        <w:t>44</w:t>
      </w:r>
      <w:r>
        <w:rPr>
          <w:rFonts w:ascii="Times New Roman" w:eastAsia="Times New Roman" w:hAnsi="Times New Roman" w:cs="Times New Roman"/>
        </w:rPr>
        <w:t xml:space="preserve">] which obtained an LOD of 0.15 ± 0.09 </w:t>
      </w:r>
      <w:proofErr w:type="spellStart"/>
      <w:r>
        <w:rPr>
          <w:rFonts w:ascii="Times New Roman" w:eastAsia="Times New Roman" w:hAnsi="Times New Roman" w:cs="Times New Roman"/>
        </w:rPr>
        <w:t>nM.</w:t>
      </w:r>
      <w:proofErr w:type="spellEnd"/>
      <w:r>
        <w:rPr>
          <w:rFonts w:ascii="Times New Roman" w:eastAsia="Times New Roman" w:hAnsi="Times New Roman" w:cs="Times New Roman"/>
        </w:rPr>
        <w:t xml:space="preserve"> The reproducibility of the maximum signal was evaluated measuring in four consecutive days.  Values of 0.85 ± 0.06, 0.94 ± 0.04, 0.69 ± 0.04 and 0.68 ± 0.07 was found with a CV of 7.3, 4.6, 6.0 and 9.7 %, respectively.</w:t>
      </w:r>
    </w:p>
    <w:p w14:paraId="5726C3FC" w14:textId="01BF4D0D" w:rsidR="005D76EE" w:rsidRDefault="002564EF" w:rsidP="0072064C">
      <w:pPr>
        <w:pBdr>
          <w:top w:val="nil"/>
          <w:left w:val="nil"/>
          <w:bottom w:val="nil"/>
          <w:right w:val="nil"/>
          <w:between w:val="nil"/>
        </w:pBdr>
        <w:jc w:val="both"/>
        <w:rPr>
          <w:rFonts w:ascii="Times New Roman" w:eastAsia="Times New Roman" w:hAnsi="Times New Roman" w:cs="Times New Roman"/>
          <w:color w:val="000000"/>
        </w:rPr>
      </w:pPr>
      <w:r w:rsidRPr="002564EF">
        <w:rPr>
          <w:rFonts w:ascii="Times New Roman" w:eastAsia="Times New Roman" w:hAnsi="Times New Roman" w:cs="Times New Roman"/>
        </w:rPr>
        <w:t xml:space="preserve">Although some variability was found on different measurement days, the measurements continued to be in </w:t>
      </w:r>
      <w:r w:rsidR="007517A6">
        <w:rPr>
          <w:rFonts w:ascii="Times New Roman" w:eastAsia="Times New Roman" w:hAnsi="Times New Roman" w:cs="Times New Roman"/>
        </w:rPr>
        <w:t>r</w:t>
      </w:r>
      <w:r w:rsidRPr="002564EF">
        <w:rPr>
          <w:rFonts w:ascii="Times New Roman" w:eastAsia="Times New Roman" w:hAnsi="Times New Roman" w:cs="Times New Roman"/>
        </w:rPr>
        <w:t>ange. Good agreement between channels and low variability were also found.</w:t>
      </w:r>
    </w:p>
    <w:p w14:paraId="6CAC5D30" w14:textId="5843F7FF" w:rsidR="005C4148" w:rsidRDefault="00E13F3E" w:rsidP="00E13F3E">
      <w:pPr>
        <w:pBdr>
          <w:top w:val="nil"/>
          <w:left w:val="nil"/>
          <w:bottom w:val="nil"/>
          <w:right w:val="nil"/>
          <w:between w:val="nil"/>
        </w:pBdr>
        <w:ind w:left="360"/>
        <w:jc w:val="both"/>
        <w:rPr>
          <w:rFonts w:ascii="Times New Roman" w:eastAsia="Times New Roman" w:hAnsi="Times New Roman" w:cs="Times New Roman"/>
          <w:b/>
          <w:color w:val="000000"/>
        </w:rPr>
      </w:pPr>
      <w:r>
        <w:t>5.</w:t>
      </w:r>
      <w:r w:rsidR="00E672CD">
        <w:rPr>
          <w:rFonts w:ascii="Times New Roman" w:eastAsia="Times New Roman" w:hAnsi="Times New Roman" w:cs="Times New Roman"/>
        </w:rPr>
        <w:t xml:space="preserve"> </w:t>
      </w:r>
      <w:r w:rsidR="00E672CD">
        <w:rPr>
          <w:rFonts w:ascii="Times New Roman" w:eastAsia="Times New Roman" w:hAnsi="Times New Roman" w:cs="Times New Roman"/>
          <w:b/>
          <w:color w:val="000000"/>
        </w:rPr>
        <w:t>Conclusions</w:t>
      </w:r>
    </w:p>
    <w:p w14:paraId="5435759F" w14:textId="0D24ECAA" w:rsidR="008B3BA3" w:rsidRPr="008B3BA3" w:rsidRDefault="008B3BA3" w:rsidP="008B3BA3">
      <w:pPr>
        <w:jc w:val="both"/>
        <w:rPr>
          <w:rFonts w:ascii="Times New Roman" w:eastAsia="Times New Roman" w:hAnsi="Times New Roman" w:cs="Times New Roman"/>
        </w:rPr>
      </w:pPr>
      <w:r w:rsidRPr="008B3BA3">
        <w:rPr>
          <w:rFonts w:ascii="Times New Roman" w:eastAsia="Times New Roman" w:hAnsi="Times New Roman" w:cs="Times New Roman"/>
        </w:rPr>
        <w:lastRenderedPageBreak/>
        <w:t xml:space="preserve">A low-cost, low-power miniaturized </w:t>
      </w:r>
      <w:r>
        <w:rPr>
          <w:rFonts w:ascii="Times New Roman" w:eastAsia="Times New Roman" w:hAnsi="Times New Roman" w:cs="Times New Roman"/>
        </w:rPr>
        <w:t>electrochemical device</w:t>
      </w:r>
      <w:r w:rsidRPr="008B3BA3">
        <w:rPr>
          <w:rFonts w:ascii="Times New Roman" w:eastAsia="Times New Roman" w:hAnsi="Times New Roman" w:cs="Times New Roman"/>
        </w:rPr>
        <w:t xml:space="preserve"> was designed, developed and tested for </w:t>
      </w:r>
      <w:r>
        <w:rPr>
          <w:rFonts w:ascii="Times New Roman" w:eastAsia="Times New Roman" w:hAnsi="Times New Roman" w:cs="Times New Roman"/>
        </w:rPr>
        <w:t xml:space="preserve">the </w:t>
      </w:r>
      <w:r w:rsidRPr="002E4045">
        <w:rPr>
          <w:rFonts w:ascii="Times New Roman" w:eastAsia="Times New Roman" w:hAnsi="Times New Roman" w:cs="Times New Roman"/>
          <w:i/>
        </w:rPr>
        <w:t>in-situ</w:t>
      </w:r>
      <w:r w:rsidR="00DC79CC">
        <w:rPr>
          <w:rFonts w:ascii="Times New Roman" w:eastAsia="Times New Roman" w:hAnsi="Times New Roman" w:cs="Times New Roman"/>
          <w:i/>
        </w:rPr>
        <w:t xml:space="preserve">, </w:t>
      </w:r>
      <w:r w:rsidR="00DC79CC" w:rsidRPr="00D57B96">
        <w:rPr>
          <w:rFonts w:ascii="Times New Roman" w:eastAsia="Times New Roman" w:hAnsi="Times New Roman" w:cs="Times New Roman"/>
          <w:iCs/>
        </w:rPr>
        <w:t>simultaneous</w:t>
      </w:r>
      <w:r w:rsidRPr="008B3BA3">
        <w:rPr>
          <w:rFonts w:ascii="Times New Roman" w:eastAsia="Times New Roman" w:hAnsi="Times New Roman" w:cs="Times New Roman"/>
        </w:rPr>
        <w:t xml:space="preserve"> monitoring of up to eight pollutants. The mechanical</w:t>
      </w:r>
      <w:r>
        <w:rPr>
          <w:rFonts w:ascii="Times New Roman" w:eastAsia="Times New Roman" w:hAnsi="Times New Roman" w:cs="Times New Roman"/>
        </w:rPr>
        <w:t xml:space="preserve"> and </w:t>
      </w:r>
      <w:r w:rsidRPr="008B3BA3">
        <w:rPr>
          <w:rFonts w:ascii="Times New Roman" w:eastAsia="Times New Roman" w:hAnsi="Times New Roman" w:cs="Times New Roman"/>
        </w:rPr>
        <w:t xml:space="preserve">fluidic system was designed to be interconnected with a matrix of eight biosensors in a compact, miniaturized and integrated way with the aim of minimizing the tubing and global encapsulation, integrating the different microvalves and peristaltic micropumps, and allowing the analysis of electrochemical amperometry for the different biosensors without </w:t>
      </w:r>
      <w:r>
        <w:rPr>
          <w:rFonts w:ascii="Times New Roman" w:eastAsia="Times New Roman" w:hAnsi="Times New Roman" w:cs="Times New Roman"/>
        </w:rPr>
        <w:t xml:space="preserve">any kind of </w:t>
      </w:r>
      <w:r w:rsidRPr="008B3BA3">
        <w:rPr>
          <w:rFonts w:ascii="Times New Roman" w:eastAsia="Times New Roman" w:hAnsi="Times New Roman" w:cs="Times New Roman"/>
        </w:rPr>
        <w:t>interference between them. The prototype had a size of 10 × 10 × 20 cm3, with a final weight of 1kg</w:t>
      </w:r>
      <w:r>
        <w:rPr>
          <w:rFonts w:ascii="Times New Roman" w:eastAsia="Times New Roman" w:hAnsi="Times New Roman" w:cs="Times New Roman"/>
        </w:rPr>
        <w:t xml:space="preserve"> approximately</w:t>
      </w:r>
      <w:r w:rsidR="002E0D19">
        <w:rPr>
          <w:rFonts w:ascii="Times New Roman" w:eastAsia="Times New Roman" w:hAnsi="Times New Roman" w:cs="Times New Roman"/>
        </w:rPr>
        <w:t xml:space="preserve"> (in empty condition)</w:t>
      </w:r>
      <w:r w:rsidRPr="008B3BA3">
        <w:rPr>
          <w:rFonts w:ascii="Times New Roman" w:eastAsia="Times New Roman" w:hAnsi="Times New Roman" w:cs="Times New Roman"/>
        </w:rPr>
        <w:t>.</w:t>
      </w:r>
    </w:p>
    <w:p w14:paraId="21EE4036" w14:textId="3D3DA4C2" w:rsidR="008B3BA3" w:rsidRPr="008B3BA3" w:rsidRDefault="008B3BA3" w:rsidP="008B3BA3">
      <w:pPr>
        <w:jc w:val="both"/>
        <w:rPr>
          <w:rFonts w:ascii="Times New Roman" w:eastAsia="Times New Roman" w:hAnsi="Times New Roman" w:cs="Times New Roman"/>
        </w:rPr>
      </w:pPr>
      <w:r w:rsidRPr="008B3BA3">
        <w:rPr>
          <w:rFonts w:ascii="Times New Roman" w:eastAsia="Times New Roman" w:hAnsi="Times New Roman" w:cs="Times New Roman"/>
        </w:rPr>
        <w:t>The complete system design is flexible enough to leave a door open to fully autonomous operation and the application of various electrochemical techniques, such as amperometry, cyclic voltammetry, and electrochemical impedance spectroscopy, and future steps will consider remote data transmission through the Internet connection</w:t>
      </w:r>
      <w:r w:rsidR="002E0D19">
        <w:rPr>
          <w:rFonts w:ascii="Times New Roman" w:eastAsia="Times New Roman" w:hAnsi="Times New Roman" w:cs="Times New Roman"/>
        </w:rPr>
        <w:t xml:space="preserve"> at tablets</w:t>
      </w:r>
      <w:r w:rsidRPr="008B3BA3">
        <w:rPr>
          <w:rFonts w:ascii="Times New Roman" w:eastAsia="Times New Roman" w:hAnsi="Times New Roman" w:cs="Times New Roman"/>
        </w:rPr>
        <w:t xml:space="preserve">. The </w:t>
      </w:r>
      <w:r w:rsidR="002E0D19" w:rsidRPr="008B3BA3">
        <w:rPr>
          <w:rFonts w:ascii="Times New Roman" w:eastAsia="Times New Roman" w:hAnsi="Times New Roman" w:cs="Times New Roman"/>
        </w:rPr>
        <w:t xml:space="preserve">amperometry </w:t>
      </w:r>
      <w:r w:rsidR="002E0D19">
        <w:rPr>
          <w:rFonts w:ascii="Times New Roman" w:eastAsia="Times New Roman" w:hAnsi="Times New Roman" w:cs="Times New Roman"/>
        </w:rPr>
        <w:t xml:space="preserve">is the applied </w:t>
      </w:r>
      <w:r w:rsidRPr="008B3BA3">
        <w:rPr>
          <w:rFonts w:ascii="Times New Roman" w:eastAsia="Times New Roman" w:hAnsi="Times New Roman" w:cs="Times New Roman"/>
        </w:rPr>
        <w:t xml:space="preserve">measurement technique, since </w:t>
      </w:r>
      <w:r w:rsidR="002E0D19">
        <w:rPr>
          <w:rFonts w:ascii="Times New Roman" w:eastAsia="Times New Roman" w:hAnsi="Times New Roman" w:cs="Times New Roman"/>
        </w:rPr>
        <w:t xml:space="preserve">currently </w:t>
      </w:r>
      <w:r w:rsidRPr="008B3BA3">
        <w:rPr>
          <w:rFonts w:ascii="Times New Roman" w:eastAsia="Times New Roman" w:hAnsi="Times New Roman" w:cs="Times New Roman"/>
        </w:rPr>
        <w:t xml:space="preserve">it </w:t>
      </w:r>
      <w:r w:rsidR="002E0D19">
        <w:rPr>
          <w:rFonts w:ascii="Times New Roman" w:eastAsia="Times New Roman" w:hAnsi="Times New Roman" w:cs="Times New Roman"/>
        </w:rPr>
        <w:t>is the advanced state-of-the-art regarding</w:t>
      </w:r>
      <w:r w:rsidRPr="008B3BA3">
        <w:rPr>
          <w:rFonts w:ascii="Times New Roman" w:eastAsia="Times New Roman" w:hAnsi="Times New Roman" w:cs="Times New Roman"/>
        </w:rPr>
        <w:t xml:space="preserve"> </w:t>
      </w:r>
      <w:r w:rsidR="006C0BE1" w:rsidRPr="008B3BA3">
        <w:rPr>
          <w:rFonts w:ascii="Times New Roman" w:eastAsia="Times New Roman" w:hAnsi="Times New Roman" w:cs="Times New Roman"/>
        </w:rPr>
        <w:t>precis</w:t>
      </w:r>
      <w:r w:rsidR="006C0BE1">
        <w:rPr>
          <w:rFonts w:ascii="Times New Roman" w:eastAsia="Times New Roman" w:hAnsi="Times New Roman" w:cs="Times New Roman"/>
        </w:rPr>
        <w:t>ion,</w:t>
      </w:r>
      <w:r w:rsidR="006C0BE1" w:rsidRPr="008B3BA3">
        <w:rPr>
          <w:rFonts w:ascii="Times New Roman" w:eastAsia="Times New Roman" w:hAnsi="Times New Roman" w:cs="Times New Roman"/>
        </w:rPr>
        <w:t xml:space="preserve"> reliability</w:t>
      </w:r>
      <w:r w:rsidRPr="008B3BA3">
        <w:rPr>
          <w:rFonts w:ascii="Times New Roman" w:eastAsia="Times New Roman" w:hAnsi="Times New Roman" w:cs="Times New Roman"/>
        </w:rPr>
        <w:t xml:space="preserve"> and repeatability. We have been able to measure </w:t>
      </w:r>
      <w:r w:rsidR="007070E0" w:rsidRPr="00D57B96">
        <w:rPr>
          <w:rFonts w:ascii="Times New Roman" w:eastAsia="Times New Roman" w:hAnsi="Times New Roman" w:cs="Times New Roman"/>
          <w:iCs/>
        </w:rPr>
        <w:t>simultaneous</w:t>
      </w:r>
      <w:r w:rsidR="007070E0">
        <w:rPr>
          <w:rFonts w:ascii="Times New Roman" w:eastAsia="Times New Roman" w:hAnsi="Times New Roman" w:cs="Times New Roman"/>
          <w:iCs/>
        </w:rPr>
        <w:t>ly</w:t>
      </w:r>
      <w:r w:rsidR="007070E0" w:rsidRPr="008B3BA3">
        <w:rPr>
          <w:rFonts w:ascii="Times New Roman" w:eastAsia="Times New Roman" w:hAnsi="Times New Roman" w:cs="Times New Roman"/>
        </w:rPr>
        <w:t xml:space="preserve"> </w:t>
      </w:r>
      <w:r w:rsidRPr="008B3BA3">
        <w:rPr>
          <w:rFonts w:ascii="Times New Roman" w:eastAsia="Times New Roman" w:hAnsi="Times New Roman" w:cs="Times New Roman"/>
        </w:rPr>
        <w:t>up to eight biosensors</w:t>
      </w:r>
      <w:r w:rsidR="002E0D19">
        <w:rPr>
          <w:rFonts w:ascii="Times New Roman" w:eastAsia="Times New Roman" w:hAnsi="Times New Roman" w:cs="Times New Roman"/>
        </w:rPr>
        <w:t xml:space="preserve"> by</w:t>
      </w:r>
      <w:r w:rsidRPr="008B3BA3">
        <w:rPr>
          <w:rFonts w:ascii="Times New Roman" w:eastAsia="Times New Roman" w:hAnsi="Times New Roman" w:cs="Times New Roman"/>
        </w:rPr>
        <w:t xml:space="preserve"> </w:t>
      </w:r>
      <w:r w:rsidR="007070E0" w:rsidRPr="008B3BA3">
        <w:rPr>
          <w:rFonts w:ascii="Times New Roman" w:eastAsia="Times New Roman" w:hAnsi="Times New Roman" w:cs="Times New Roman"/>
        </w:rPr>
        <w:t>in time</w:t>
      </w:r>
      <w:r w:rsidR="007070E0">
        <w:rPr>
          <w:rFonts w:ascii="Times New Roman" w:eastAsia="Times New Roman" w:hAnsi="Times New Roman" w:cs="Times New Roman"/>
        </w:rPr>
        <w:t xml:space="preserve"> flow </w:t>
      </w:r>
      <w:r w:rsidRPr="008B3BA3">
        <w:rPr>
          <w:rFonts w:ascii="Times New Roman" w:eastAsia="Times New Roman" w:hAnsi="Times New Roman" w:cs="Times New Roman"/>
        </w:rPr>
        <w:t>multiplex</w:t>
      </w:r>
      <w:r w:rsidR="007070E0">
        <w:rPr>
          <w:rFonts w:ascii="Times New Roman" w:eastAsia="Times New Roman" w:hAnsi="Times New Roman" w:cs="Times New Roman"/>
        </w:rPr>
        <w:t>ing</w:t>
      </w:r>
      <w:r w:rsidRPr="008B3BA3">
        <w:rPr>
          <w:rFonts w:ascii="Times New Roman" w:eastAsia="Times New Roman" w:hAnsi="Times New Roman" w:cs="Times New Roman"/>
        </w:rPr>
        <w:t xml:space="preserve"> </w:t>
      </w:r>
      <w:r w:rsidR="007070E0">
        <w:rPr>
          <w:rFonts w:ascii="Times New Roman" w:eastAsia="Times New Roman" w:hAnsi="Times New Roman" w:cs="Times New Roman"/>
        </w:rPr>
        <w:t xml:space="preserve">according to </w:t>
      </w:r>
      <w:r w:rsidRPr="008B3BA3">
        <w:rPr>
          <w:rFonts w:ascii="Times New Roman" w:eastAsia="Times New Roman" w:hAnsi="Times New Roman" w:cs="Times New Roman"/>
        </w:rPr>
        <w:t>the puls</w:t>
      </w:r>
      <w:r w:rsidR="007070E0">
        <w:rPr>
          <w:rFonts w:ascii="Times New Roman" w:eastAsia="Times New Roman" w:hAnsi="Times New Roman" w:cs="Times New Roman"/>
        </w:rPr>
        <w:t>ing</w:t>
      </w:r>
      <w:r w:rsidRPr="008B3BA3">
        <w:rPr>
          <w:rFonts w:ascii="Times New Roman" w:eastAsia="Times New Roman" w:hAnsi="Times New Roman" w:cs="Times New Roman"/>
        </w:rPr>
        <w:t xml:space="preserve">-flow method </w:t>
      </w:r>
      <w:r w:rsidR="007070E0">
        <w:rPr>
          <w:rFonts w:ascii="Times New Roman" w:eastAsia="Times New Roman" w:hAnsi="Times New Roman" w:cs="Times New Roman"/>
        </w:rPr>
        <w:t xml:space="preserve">also </w:t>
      </w:r>
      <w:r w:rsidRPr="008B3BA3">
        <w:rPr>
          <w:rFonts w:ascii="Times New Roman" w:eastAsia="Times New Roman" w:hAnsi="Times New Roman" w:cs="Times New Roman"/>
        </w:rPr>
        <w:t>described in this work</w:t>
      </w:r>
      <w:r w:rsidR="007070E0">
        <w:rPr>
          <w:rFonts w:ascii="Times New Roman" w:eastAsia="Times New Roman" w:hAnsi="Times New Roman" w:cs="Times New Roman"/>
        </w:rPr>
        <w:t>.</w:t>
      </w:r>
      <w:r w:rsidRPr="008B3BA3">
        <w:rPr>
          <w:rFonts w:ascii="Times New Roman" w:eastAsia="Times New Roman" w:hAnsi="Times New Roman" w:cs="Times New Roman"/>
        </w:rPr>
        <w:t xml:space="preserve"> </w:t>
      </w:r>
      <w:r w:rsidR="007070E0">
        <w:rPr>
          <w:rFonts w:ascii="Times New Roman" w:eastAsia="Times New Roman" w:hAnsi="Times New Roman" w:cs="Times New Roman"/>
        </w:rPr>
        <w:t>The</w:t>
      </w:r>
      <w:r w:rsidR="007070E0" w:rsidRPr="008B3BA3">
        <w:rPr>
          <w:rFonts w:ascii="Times New Roman" w:eastAsia="Times New Roman" w:hAnsi="Times New Roman" w:cs="Times New Roman"/>
        </w:rPr>
        <w:t xml:space="preserve"> </w:t>
      </w:r>
      <w:r w:rsidRPr="008B3BA3">
        <w:rPr>
          <w:rFonts w:ascii="Times New Roman" w:eastAsia="Times New Roman" w:hAnsi="Times New Roman" w:cs="Times New Roman"/>
        </w:rPr>
        <w:t xml:space="preserve">implemented </w:t>
      </w:r>
      <w:r w:rsidR="007070E0">
        <w:rPr>
          <w:rFonts w:ascii="Times New Roman" w:eastAsia="Times New Roman" w:hAnsi="Times New Roman" w:cs="Times New Roman"/>
        </w:rPr>
        <w:t>system</w:t>
      </w:r>
      <w:r w:rsidR="007070E0" w:rsidRPr="008B3BA3">
        <w:rPr>
          <w:rFonts w:ascii="Times New Roman" w:eastAsia="Times New Roman" w:hAnsi="Times New Roman" w:cs="Times New Roman"/>
        </w:rPr>
        <w:t xml:space="preserve"> </w:t>
      </w:r>
      <w:r w:rsidRPr="008B3BA3">
        <w:rPr>
          <w:rFonts w:ascii="Times New Roman" w:eastAsia="Times New Roman" w:hAnsi="Times New Roman" w:cs="Times New Roman"/>
        </w:rPr>
        <w:t>allow</w:t>
      </w:r>
      <w:r w:rsidR="007070E0">
        <w:rPr>
          <w:rFonts w:ascii="Times New Roman" w:eastAsia="Times New Roman" w:hAnsi="Times New Roman" w:cs="Times New Roman"/>
        </w:rPr>
        <w:t>s</w:t>
      </w:r>
      <w:r w:rsidRPr="008B3BA3">
        <w:rPr>
          <w:rFonts w:ascii="Times New Roman" w:eastAsia="Times New Roman" w:hAnsi="Times New Roman" w:cs="Times New Roman"/>
        </w:rPr>
        <w:t xml:space="preserve"> an identical amount of functional liquid to flow through each </w:t>
      </w:r>
      <w:r w:rsidR="00C97E93">
        <w:rPr>
          <w:rFonts w:ascii="Times New Roman" w:eastAsia="Times New Roman" w:hAnsi="Times New Roman" w:cs="Times New Roman"/>
        </w:rPr>
        <w:t>µchamber</w:t>
      </w:r>
      <w:r w:rsidRPr="008B3BA3">
        <w:rPr>
          <w:rFonts w:ascii="Times New Roman" w:eastAsia="Times New Roman" w:hAnsi="Times New Roman" w:cs="Times New Roman"/>
        </w:rPr>
        <w:t xml:space="preserve"> in identical way during a determined time </w:t>
      </w:r>
      <w:r w:rsidR="007070E0">
        <w:rPr>
          <w:rFonts w:ascii="Times New Roman" w:eastAsia="Times New Roman" w:hAnsi="Times New Roman" w:cs="Times New Roman"/>
        </w:rPr>
        <w:t>regardless</w:t>
      </w:r>
      <w:r w:rsidRPr="008B3BA3">
        <w:rPr>
          <w:rFonts w:ascii="Times New Roman" w:eastAsia="Times New Roman" w:hAnsi="Times New Roman" w:cs="Times New Roman"/>
        </w:rPr>
        <w:t xml:space="preserve"> of the </w:t>
      </w:r>
      <w:r w:rsidR="007070E0">
        <w:rPr>
          <w:rFonts w:ascii="Times New Roman" w:eastAsia="Times New Roman" w:hAnsi="Times New Roman" w:cs="Times New Roman"/>
        </w:rPr>
        <w:t xml:space="preserve">continuous input </w:t>
      </w:r>
      <w:r w:rsidRPr="008B3BA3">
        <w:rPr>
          <w:rFonts w:ascii="Times New Roman" w:eastAsia="Times New Roman" w:hAnsi="Times New Roman" w:cs="Times New Roman"/>
        </w:rPr>
        <w:t>flow rate</w:t>
      </w:r>
      <w:r w:rsidR="007070E0">
        <w:rPr>
          <w:rFonts w:ascii="Times New Roman" w:eastAsia="Times New Roman" w:hAnsi="Times New Roman" w:cs="Times New Roman"/>
        </w:rPr>
        <w:t xml:space="preserve"> from the peristaltic pump</w:t>
      </w:r>
      <w:r w:rsidRPr="008B3BA3">
        <w:rPr>
          <w:rFonts w:ascii="Times New Roman" w:eastAsia="Times New Roman" w:hAnsi="Times New Roman" w:cs="Times New Roman"/>
        </w:rPr>
        <w:t>. Our device was tested by immobilizing 4e-</w:t>
      </w:r>
      <w:r w:rsidR="000A2503" w:rsidRPr="008B3BA3">
        <w:rPr>
          <w:rFonts w:ascii="Times New Roman" w:eastAsia="Times New Roman" w:hAnsi="Times New Roman" w:cs="Times New Roman"/>
        </w:rPr>
        <w:t xml:space="preserve">BSA </w:t>
      </w:r>
      <w:r w:rsidR="000A2503">
        <w:rPr>
          <w:rFonts w:ascii="Times New Roman" w:eastAsia="Times New Roman" w:hAnsi="Times New Roman" w:cs="Times New Roman"/>
        </w:rPr>
        <w:t>on</w:t>
      </w:r>
      <w:r w:rsidR="00105946">
        <w:rPr>
          <w:rFonts w:ascii="Times New Roman" w:eastAsia="Times New Roman" w:hAnsi="Times New Roman" w:cs="Times New Roman"/>
        </w:rPr>
        <w:t xml:space="preserve"> </w:t>
      </w:r>
      <w:r w:rsidR="00F705F3">
        <w:rPr>
          <w:rFonts w:ascii="Times New Roman" w:eastAsia="Times New Roman" w:hAnsi="Times New Roman" w:cs="Times New Roman"/>
        </w:rPr>
        <w:t xml:space="preserve">a three electrodes </w:t>
      </w:r>
      <w:r w:rsidR="00105946">
        <w:rPr>
          <w:rFonts w:ascii="Times New Roman" w:eastAsia="Times New Roman" w:hAnsi="Times New Roman" w:cs="Times New Roman"/>
        </w:rPr>
        <w:t>SPE</w:t>
      </w:r>
      <w:r w:rsidR="006C0BE1">
        <w:rPr>
          <w:rFonts w:ascii="Times New Roman" w:eastAsia="Times New Roman" w:hAnsi="Times New Roman" w:cs="Times New Roman"/>
        </w:rPr>
        <w:t xml:space="preserve"> </w:t>
      </w:r>
      <w:r w:rsidR="00F705F3">
        <w:rPr>
          <w:rFonts w:ascii="Times New Roman" w:eastAsia="Times New Roman" w:hAnsi="Times New Roman" w:cs="Times New Roman"/>
        </w:rPr>
        <w:t>array</w:t>
      </w:r>
      <w:r w:rsidRPr="008B3BA3">
        <w:rPr>
          <w:rFonts w:ascii="Times New Roman" w:eastAsia="Times New Roman" w:hAnsi="Times New Roman" w:cs="Times New Roman"/>
        </w:rPr>
        <w:t xml:space="preserve"> </w:t>
      </w:r>
      <w:r w:rsidR="00F705F3">
        <w:rPr>
          <w:rFonts w:ascii="Times New Roman" w:eastAsia="Times New Roman" w:hAnsi="Times New Roman" w:cs="Times New Roman"/>
        </w:rPr>
        <w:t>with each biosensor isolated in µchambers where the binding</w:t>
      </w:r>
      <w:r w:rsidRPr="008B3BA3">
        <w:rPr>
          <w:rFonts w:ascii="Times New Roman" w:eastAsia="Times New Roman" w:hAnsi="Times New Roman" w:cs="Times New Roman"/>
        </w:rPr>
        <w:t xml:space="preserve"> </w:t>
      </w:r>
      <w:r w:rsidR="00F705F3">
        <w:rPr>
          <w:rFonts w:ascii="Times New Roman" w:eastAsia="Times New Roman" w:hAnsi="Times New Roman" w:cs="Times New Roman"/>
        </w:rPr>
        <w:t xml:space="preserve">of </w:t>
      </w:r>
      <w:r w:rsidRPr="008B3BA3">
        <w:rPr>
          <w:rFonts w:ascii="Times New Roman" w:eastAsia="Times New Roman" w:hAnsi="Times New Roman" w:cs="Times New Roman"/>
        </w:rPr>
        <w:t xml:space="preserve">the specific antibody and the sample containing the </w:t>
      </w:r>
      <w:r w:rsidR="00B730B4">
        <w:rPr>
          <w:rFonts w:ascii="Times New Roman" w:eastAsia="Times New Roman" w:hAnsi="Times New Roman" w:cs="Times New Roman"/>
        </w:rPr>
        <w:t>chosen</w:t>
      </w:r>
      <w:r w:rsidR="00F705F3">
        <w:rPr>
          <w:rFonts w:ascii="Times New Roman" w:eastAsia="Times New Roman" w:hAnsi="Times New Roman" w:cs="Times New Roman"/>
        </w:rPr>
        <w:t xml:space="preserve"> </w:t>
      </w:r>
      <w:r w:rsidRPr="008B3BA3">
        <w:rPr>
          <w:rFonts w:ascii="Times New Roman" w:eastAsia="Times New Roman" w:hAnsi="Times New Roman" w:cs="Times New Roman"/>
        </w:rPr>
        <w:t>contaminant</w:t>
      </w:r>
      <w:r w:rsidR="00F705F3">
        <w:rPr>
          <w:rFonts w:ascii="Times New Roman" w:eastAsia="Times New Roman" w:hAnsi="Times New Roman" w:cs="Times New Roman"/>
        </w:rPr>
        <w:t xml:space="preserve">, </w:t>
      </w:r>
      <w:proofErr w:type="spellStart"/>
      <w:r w:rsidR="00F705F3">
        <w:rPr>
          <w:rFonts w:ascii="Times New Roman" w:eastAsia="Times New Roman" w:hAnsi="Times New Roman" w:cs="Times New Roman"/>
        </w:rPr>
        <w:t>I</w:t>
      </w:r>
      <w:r w:rsidR="00F705F3" w:rsidRPr="008B3BA3">
        <w:rPr>
          <w:rFonts w:ascii="Times New Roman" w:eastAsia="Times New Roman" w:hAnsi="Times New Roman" w:cs="Times New Roman"/>
        </w:rPr>
        <w:t>rgarol</w:t>
      </w:r>
      <w:proofErr w:type="spellEnd"/>
      <w:r w:rsidR="00F705F3" w:rsidRPr="008B3BA3">
        <w:rPr>
          <w:rFonts w:ascii="Times New Roman" w:eastAsia="Times New Roman" w:hAnsi="Times New Roman" w:cs="Times New Roman"/>
        </w:rPr>
        <w:t xml:space="preserve"> 1051</w:t>
      </w:r>
      <w:r w:rsidR="00F705F3">
        <w:rPr>
          <w:rFonts w:ascii="Times New Roman" w:eastAsia="Times New Roman" w:hAnsi="Times New Roman" w:cs="Times New Roman"/>
        </w:rPr>
        <w:t>®,</w:t>
      </w:r>
      <w:r w:rsidRPr="008B3BA3">
        <w:rPr>
          <w:rFonts w:ascii="Times New Roman" w:eastAsia="Times New Roman" w:hAnsi="Times New Roman" w:cs="Times New Roman"/>
        </w:rPr>
        <w:t xml:space="preserve"> </w:t>
      </w:r>
      <w:r w:rsidR="00F705F3">
        <w:rPr>
          <w:rFonts w:ascii="Times New Roman" w:eastAsia="Times New Roman" w:hAnsi="Times New Roman" w:cs="Times New Roman"/>
        </w:rPr>
        <w:t>happens</w:t>
      </w:r>
      <w:r w:rsidRPr="008B3BA3">
        <w:rPr>
          <w:rFonts w:ascii="Times New Roman" w:eastAsia="Times New Roman" w:hAnsi="Times New Roman" w:cs="Times New Roman"/>
        </w:rPr>
        <w:t xml:space="preserve">. In order to detect the binding </w:t>
      </w:r>
      <w:r w:rsidR="00105946">
        <w:rPr>
          <w:rFonts w:ascii="Times New Roman" w:eastAsia="Times New Roman" w:hAnsi="Times New Roman" w:cs="Times New Roman"/>
        </w:rPr>
        <w:t>antigen</w:t>
      </w:r>
      <w:r w:rsidRPr="008B3BA3">
        <w:rPr>
          <w:rFonts w:ascii="Times New Roman" w:eastAsia="Times New Roman" w:hAnsi="Times New Roman" w:cs="Times New Roman"/>
        </w:rPr>
        <w:t>-antibody</w:t>
      </w:r>
      <w:r w:rsidR="00105946">
        <w:rPr>
          <w:rFonts w:ascii="Times New Roman" w:eastAsia="Times New Roman" w:hAnsi="Times New Roman" w:cs="Times New Roman"/>
        </w:rPr>
        <w:t xml:space="preserve"> interaction</w:t>
      </w:r>
      <w:r w:rsidRPr="008B3BA3">
        <w:rPr>
          <w:rFonts w:ascii="Times New Roman" w:eastAsia="Times New Roman" w:hAnsi="Times New Roman" w:cs="Times New Roman"/>
        </w:rPr>
        <w:t>, a secondary antibody labeled with HRP</w:t>
      </w:r>
      <w:r w:rsidR="00105946">
        <w:rPr>
          <w:rFonts w:ascii="Times New Roman" w:eastAsia="Times New Roman" w:hAnsi="Times New Roman" w:cs="Times New Roman"/>
        </w:rPr>
        <w:t xml:space="preserve"> was added to</w:t>
      </w:r>
      <w:r w:rsidRPr="008B3BA3">
        <w:rPr>
          <w:rFonts w:ascii="Times New Roman" w:eastAsia="Times New Roman" w:hAnsi="Times New Roman" w:cs="Times New Roman"/>
        </w:rPr>
        <w:t xml:space="preserve"> provide us the electrochemical signal after adding the corresponding substrate (H</w:t>
      </w:r>
      <w:r w:rsidRPr="002E4045">
        <w:rPr>
          <w:rFonts w:ascii="Times New Roman" w:eastAsia="Times New Roman" w:hAnsi="Times New Roman" w:cs="Times New Roman"/>
          <w:vertAlign w:val="subscript"/>
        </w:rPr>
        <w:t>2</w:t>
      </w:r>
      <w:r w:rsidRPr="008B3BA3">
        <w:rPr>
          <w:rFonts w:ascii="Times New Roman" w:eastAsia="Times New Roman" w:hAnsi="Times New Roman" w:cs="Times New Roman"/>
        </w:rPr>
        <w:t>O</w:t>
      </w:r>
      <w:r w:rsidRPr="002E4045">
        <w:rPr>
          <w:rFonts w:ascii="Times New Roman" w:eastAsia="Times New Roman" w:hAnsi="Times New Roman" w:cs="Times New Roman"/>
          <w:vertAlign w:val="subscript"/>
        </w:rPr>
        <w:t>2</w:t>
      </w:r>
      <w:r w:rsidRPr="008B3BA3">
        <w:rPr>
          <w:rFonts w:ascii="Times New Roman" w:eastAsia="Times New Roman" w:hAnsi="Times New Roman" w:cs="Times New Roman"/>
        </w:rPr>
        <w:t xml:space="preserve"> / TMB). </w:t>
      </w:r>
      <w:r w:rsidR="00E54D2A">
        <w:rPr>
          <w:rFonts w:ascii="Times New Roman" w:eastAsia="Times New Roman" w:hAnsi="Times New Roman" w:cs="Times New Roman"/>
        </w:rPr>
        <w:t>R</w:t>
      </w:r>
      <w:r w:rsidR="00E54D2A" w:rsidRPr="008B3BA3">
        <w:rPr>
          <w:rFonts w:ascii="Times New Roman" w:eastAsia="Times New Roman" w:hAnsi="Times New Roman" w:cs="Times New Roman"/>
        </w:rPr>
        <w:t>egenerable</w:t>
      </w:r>
      <w:r w:rsidR="00E54D2A">
        <w:rPr>
          <w:rFonts w:ascii="Times New Roman" w:eastAsia="Times New Roman" w:hAnsi="Times New Roman" w:cs="Times New Roman"/>
        </w:rPr>
        <w:t xml:space="preserve"> biosensors </w:t>
      </w:r>
      <w:r w:rsidR="00E54D2A" w:rsidRPr="008B3BA3">
        <w:rPr>
          <w:rFonts w:ascii="Times New Roman" w:eastAsia="Times New Roman" w:hAnsi="Times New Roman" w:cs="Times New Roman"/>
        </w:rPr>
        <w:t>allow</w:t>
      </w:r>
      <w:r w:rsidR="00E54D2A">
        <w:rPr>
          <w:rFonts w:ascii="Times New Roman" w:eastAsia="Times New Roman" w:hAnsi="Times New Roman" w:cs="Times New Roman"/>
        </w:rPr>
        <w:t>ing</w:t>
      </w:r>
      <w:r w:rsidR="00E54D2A" w:rsidRPr="008B3BA3">
        <w:rPr>
          <w:rFonts w:ascii="Times New Roman" w:eastAsia="Times New Roman" w:hAnsi="Times New Roman" w:cs="Times New Roman"/>
        </w:rPr>
        <w:t xml:space="preserve"> multiple</w:t>
      </w:r>
      <w:r w:rsidR="00E54D2A">
        <w:rPr>
          <w:rFonts w:ascii="Times New Roman" w:eastAsia="Times New Roman" w:hAnsi="Times New Roman" w:cs="Times New Roman"/>
        </w:rPr>
        <w:t xml:space="preserve">, sequential </w:t>
      </w:r>
      <w:r w:rsidR="00E54D2A" w:rsidRPr="008B3BA3">
        <w:rPr>
          <w:rFonts w:ascii="Times New Roman" w:eastAsia="Times New Roman" w:hAnsi="Times New Roman" w:cs="Times New Roman"/>
        </w:rPr>
        <w:t>measurements</w:t>
      </w:r>
      <w:r w:rsidR="00E54D2A">
        <w:rPr>
          <w:rFonts w:ascii="Times New Roman" w:eastAsia="Times New Roman" w:hAnsi="Times New Roman" w:cs="Times New Roman"/>
        </w:rPr>
        <w:t xml:space="preserve"> is a </w:t>
      </w:r>
      <w:r w:rsidR="00B730B4">
        <w:rPr>
          <w:rFonts w:ascii="Times New Roman" w:eastAsia="Times New Roman" w:hAnsi="Times New Roman" w:cs="Times New Roman"/>
        </w:rPr>
        <w:t xml:space="preserve">main </w:t>
      </w:r>
      <w:r w:rsidRPr="008B3BA3">
        <w:rPr>
          <w:rFonts w:ascii="Times New Roman" w:eastAsia="Times New Roman" w:hAnsi="Times New Roman" w:cs="Times New Roman"/>
        </w:rPr>
        <w:t xml:space="preserve">advantage of this measurement </w:t>
      </w:r>
      <w:r w:rsidR="00B730B4">
        <w:rPr>
          <w:rFonts w:ascii="Times New Roman" w:eastAsia="Times New Roman" w:hAnsi="Times New Roman" w:cs="Times New Roman"/>
        </w:rPr>
        <w:t>type</w:t>
      </w:r>
      <w:r w:rsidRPr="008B3BA3">
        <w:rPr>
          <w:rFonts w:ascii="Times New Roman" w:eastAsia="Times New Roman" w:hAnsi="Times New Roman" w:cs="Times New Roman"/>
        </w:rPr>
        <w:t xml:space="preserve">. </w:t>
      </w:r>
      <w:r w:rsidR="00F61990">
        <w:rPr>
          <w:rFonts w:ascii="Times New Roman" w:eastAsia="Times New Roman" w:hAnsi="Times New Roman" w:cs="Times New Roman"/>
        </w:rPr>
        <w:t>The detectability of t</w:t>
      </w:r>
      <w:r w:rsidRPr="008B3BA3">
        <w:rPr>
          <w:rFonts w:ascii="Times New Roman" w:eastAsia="Times New Roman" w:hAnsi="Times New Roman" w:cs="Times New Roman"/>
        </w:rPr>
        <w:t xml:space="preserve">he measurements carried out by our system </w:t>
      </w:r>
      <w:r w:rsidR="00F61990">
        <w:rPr>
          <w:rFonts w:ascii="Times New Roman" w:eastAsia="Times New Roman" w:hAnsi="Times New Roman" w:cs="Times New Roman"/>
        </w:rPr>
        <w:t>is</w:t>
      </w:r>
      <w:r w:rsidR="00105946">
        <w:rPr>
          <w:rFonts w:ascii="Times New Roman" w:eastAsia="Times New Roman" w:hAnsi="Times New Roman" w:cs="Times New Roman"/>
        </w:rPr>
        <w:t xml:space="preserve"> similar</w:t>
      </w:r>
      <w:r w:rsidR="00F61990">
        <w:rPr>
          <w:rFonts w:ascii="Times New Roman" w:eastAsia="Times New Roman" w:hAnsi="Times New Roman" w:cs="Times New Roman"/>
        </w:rPr>
        <w:t xml:space="preserve"> to</w:t>
      </w:r>
      <w:r w:rsidR="00105946">
        <w:rPr>
          <w:rFonts w:ascii="Times New Roman" w:eastAsia="Times New Roman" w:hAnsi="Times New Roman" w:cs="Times New Roman"/>
        </w:rPr>
        <w:t xml:space="preserve"> </w:t>
      </w:r>
      <w:r w:rsidR="00F61990">
        <w:rPr>
          <w:rFonts w:ascii="Times New Roman" w:eastAsia="Times New Roman" w:hAnsi="Times New Roman" w:cs="Times New Roman"/>
        </w:rPr>
        <w:t xml:space="preserve">that of </w:t>
      </w:r>
      <w:r w:rsidR="00105946">
        <w:rPr>
          <w:rFonts w:ascii="Times New Roman" w:eastAsia="Times New Roman" w:hAnsi="Times New Roman" w:cs="Times New Roman"/>
        </w:rPr>
        <w:t>the reported</w:t>
      </w:r>
      <w:r w:rsidRPr="008B3BA3">
        <w:rPr>
          <w:rFonts w:ascii="Times New Roman" w:eastAsia="Times New Roman" w:hAnsi="Times New Roman" w:cs="Times New Roman"/>
        </w:rPr>
        <w:t xml:space="preserve"> ELISA and </w:t>
      </w:r>
      <w:r w:rsidR="00105946">
        <w:rPr>
          <w:rFonts w:ascii="Times New Roman" w:eastAsia="Times New Roman" w:hAnsi="Times New Roman" w:cs="Times New Roman"/>
        </w:rPr>
        <w:t>other developed</w:t>
      </w:r>
      <w:r w:rsidRPr="008B3BA3">
        <w:rPr>
          <w:rFonts w:ascii="Times New Roman" w:eastAsia="Times New Roman" w:hAnsi="Times New Roman" w:cs="Times New Roman"/>
        </w:rPr>
        <w:t xml:space="preserve"> systems, with a precision error of around 5%, as well as a repeatability of the order of 90%.</w:t>
      </w:r>
    </w:p>
    <w:p w14:paraId="2B7FF6D2" w14:textId="00E675D4" w:rsidR="005C4148" w:rsidRDefault="008B3BA3" w:rsidP="008B3BA3">
      <w:pPr>
        <w:jc w:val="both"/>
        <w:rPr>
          <w:rFonts w:ascii="Times New Roman" w:eastAsia="Times New Roman" w:hAnsi="Times New Roman" w:cs="Times New Roman"/>
        </w:rPr>
      </w:pPr>
      <w:r w:rsidRPr="008B3BA3">
        <w:rPr>
          <w:rFonts w:ascii="Times New Roman" w:eastAsia="Times New Roman" w:hAnsi="Times New Roman" w:cs="Times New Roman"/>
        </w:rPr>
        <w:t xml:space="preserve">The system has proven its worth in performing eight </w:t>
      </w:r>
      <w:r w:rsidR="00C14903">
        <w:rPr>
          <w:rFonts w:ascii="Times New Roman" w:eastAsia="Times New Roman" w:hAnsi="Times New Roman" w:cs="Times New Roman"/>
        </w:rPr>
        <w:t>simultaneous (</w:t>
      </w:r>
      <w:r w:rsidRPr="008B3BA3">
        <w:rPr>
          <w:rFonts w:ascii="Times New Roman" w:eastAsia="Times New Roman" w:hAnsi="Times New Roman" w:cs="Times New Roman"/>
        </w:rPr>
        <w:t>parallel</w:t>
      </w:r>
      <w:r w:rsidR="00C14903">
        <w:rPr>
          <w:rFonts w:ascii="Times New Roman" w:eastAsia="Times New Roman" w:hAnsi="Times New Roman" w:cs="Times New Roman"/>
        </w:rPr>
        <w:t>)</w:t>
      </w:r>
      <w:r w:rsidRPr="008B3BA3">
        <w:rPr>
          <w:rFonts w:ascii="Times New Roman" w:eastAsia="Times New Roman" w:hAnsi="Times New Roman" w:cs="Times New Roman"/>
        </w:rPr>
        <w:t xml:space="preserve"> measurements for multiple analyte detection or for single measurement redundancy. The results suggest that the developed device could be useful and easily integrable in POC environments.</w:t>
      </w:r>
    </w:p>
    <w:p w14:paraId="672C9DD8" w14:textId="77777777" w:rsidR="005C4148" w:rsidRPr="000A4F73" w:rsidRDefault="00E672CD" w:rsidP="000A4F73">
      <w:pPr>
        <w:jc w:val="both"/>
        <w:rPr>
          <w:rFonts w:ascii="Times New Roman" w:eastAsia="Times New Roman" w:hAnsi="Times New Roman" w:cs="Times New Roman"/>
          <w:b/>
          <w:color w:val="000000"/>
        </w:rPr>
      </w:pPr>
      <w:r w:rsidRPr="000A4F73">
        <w:rPr>
          <w:rFonts w:ascii="Times New Roman" w:eastAsia="Times New Roman" w:hAnsi="Times New Roman" w:cs="Times New Roman"/>
          <w:b/>
          <w:color w:val="000000"/>
        </w:rPr>
        <w:t>Acknowledgements</w:t>
      </w:r>
    </w:p>
    <w:p w14:paraId="5ECDD677" w14:textId="629D5593" w:rsidR="000A4F73" w:rsidRDefault="004F7A52" w:rsidP="000A4F73">
      <w:pPr>
        <w:jc w:val="both"/>
        <w:rPr>
          <w:rFonts w:ascii="Times New Roman" w:eastAsia="Times New Roman" w:hAnsi="Times New Roman" w:cs="Times New Roman"/>
        </w:rPr>
      </w:pPr>
      <w:r w:rsidRPr="004F7A52">
        <w:rPr>
          <w:rFonts w:ascii="Times New Roman" w:eastAsia="Times New Roman" w:hAnsi="Times New Roman" w:cs="Times New Roman"/>
        </w:rPr>
        <w:t xml:space="preserve">This work has been funded by funding agency </w:t>
      </w:r>
      <w:r>
        <w:rPr>
          <w:rFonts w:ascii="Times New Roman" w:eastAsia="Times New Roman" w:hAnsi="Times New Roman" w:cs="Times New Roman"/>
        </w:rPr>
        <w:t>EC project SEA-on-a-chip (FP7-OCEAN-2013-614168)</w:t>
      </w:r>
      <w:r w:rsidR="000A4F73">
        <w:rPr>
          <w:rFonts w:ascii="Times New Roman" w:eastAsia="Times New Roman" w:hAnsi="Times New Roman" w:cs="Times New Roman"/>
        </w:rPr>
        <w:t xml:space="preserve"> and </w:t>
      </w:r>
      <w:r w:rsidR="000A4F73" w:rsidRPr="000A4F73">
        <w:rPr>
          <w:rFonts w:ascii="Times New Roman" w:eastAsia="Times New Roman" w:hAnsi="Times New Roman" w:cs="Times New Roman"/>
        </w:rPr>
        <w:t>p</w:t>
      </w:r>
      <w:r w:rsidR="000A4F73">
        <w:rPr>
          <w:rFonts w:ascii="Times New Roman" w:eastAsia="Times New Roman" w:hAnsi="Times New Roman" w:cs="Times New Roman"/>
        </w:rPr>
        <w:t xml:space="preserve">artially supported by </w:t>
      </w:r>
      <w:r w:rsidR="000A4F73" w:rsidRPr="000A4F73">
        <w:rPr>
          <w:rFonts w:ascii="Times New Roman" w:eastAsia="Times New Roman" w:hAnsi="Times New Roman" w:cs="Times New Roman"/>
        </w:rPr>
        <w:t xml:space="preserve">the </w:t>
      </w:r>
      <w:proofErr w:type="spellStart"/>
      <w:r w:rsidR="000A4F73" w:rsidRPr="000A4F73">
        <w:rPr>
          <w:rFonts w:ascii="Times New Roman" w:eastAsia="Times New Roman" w:hAnsi="Times New Roman" w:cs="Times New Roman"/>
        </w:rPr>
        <w:t>Generalitat</w:t>
      </w:r>
      <w:proofErr w:type="spellEnd"/>
      <w:r w:rsidR="000A4F73" w:rsidRPr="000A4F73">
        <w:rPr>
          <w:rFonts w:ascii="Times New Roman" w:eastAsia="Times New Roman" w:hAnsi="Times New Roman" w:cs="Times New Roman"/>
        </w:rPr>
        <w:t xml:space="preserve"> de Catalunya thought the </w:t>
      </w:r>
      <w:proofErr w:type="spellStart"/>
      <w:r w:rsidR="000A4F73" w:rsidRPr="000A4F73">
        <w:rPr>
          <w:rFonts w:ascii="Times New Roman" w:eastAsia="Times New Roman" w:hAnsi="Times New Roman" w:cs="Times New Roman"/>
        </w:rPr>
        <w:t>TECNIOSpring</w:t>
      </w:r>
      <w:proofErr w:type="spellEnd"/>
      <w:r w:rsidR="000A4F73" w:rsidRPr="000A4F73">
        <w:rPr>
          <w:rFonts w:ascii="Times New Roman" w:eastAsia="Times New Roman" w:hAnsi="Times New Roman" w:cs="Times New Roman"/>
        </w:rPr>
        <w:t xml:space="preserve"> PLUS program (TECSPR18-1-0042) to</w:t>
      </w:r>
      <w:r w:rsidR="000A4F73">
        <w:rPr>
          <w:rFonts w:ascii="Times New Roman" w:eastAsia="Times New Roman" w:hAnsi="Times New Roman" w:cs="Times New Roman"/>
        </w:rPr>
        <w:t xml:space="preserve"> </w:t>
      </w:r>
      <w:r w:rsidR="000A4F73" w:rsidRPr="000A4F73">
        <w:rPr>
          <w:rFonts w:ascii="Times New Roman" w:eastAsia="Times New Roman" w:hAnsi="Times New Roman" w:cs="Times New Roman"/>
        </w:rPr>
        <w:t>F</w:t>
      </w:r>
      <w:r w:rsidR="000A4F73">
        <w:rPr>
          <w:rFonts w:ascii="Times New Roman" w:eastAsia="Times New Roman" w:hAnsi="Times New Roman" w:cs="Times New Roman"/>
        </w:rPr>
        <w:t>rancisco</w:t>
      </w:r>
      <w:r w:rsidR="000A4F73" w:rsidRPr="000A4F73">
        <w:rPr>
          <w:rFonts w:ascii="Times New Roman" w:eastAsia="Times New Roman" w:hAnsi="Times New Roman" w:cs="Times New Roman"/>
        </w:rPr>
        <w:t xml:space="preserve"> Palacio</w:t>
      </w:r>
      <w:r w:rsidRPr="004F7A52">
        <w:rPr>
          <w:rFonts w:ascii="Times New Roman" w:eastAsia="Times New Roman" w:hAnsi="Times New Roman" w:cs="Times New Roman"/>
        </w:rPr>
        <w:t>. The Nb4D group is a consolidated research group</w:t>
      </w:r>
      <w:r>
        <w:rPr>
          <w:rFonts w:ascii="Times New Roman" w:eastAsia="Times New Roman" w:hAnsi="Times New Roman" w:cs="Times New Roman"/>
        </w:rPr>
        <w:t xml:space="preserve"> (</w:t>
      </w:r>
      <w:r w:rsidRPr="004F7A52">
        <w:rPr>
          <w:rFonts w:ascii="Times New Roman" w:eastAsia="Times New Roman" w:hAnsi="Times New Roman" w:cs="Times New Roman"/>
        </w:rPr>
        <w:t>2017 SGR 1441</w:t>
      </w:r>
      <w:r>
        <w:rPr>
          <w:rFonts w:ascii="Times New Roman" w:eastAsia="Times New Roman" w:hAnsi="Times New Roman" w:cs="Times New Roman"/>
        </w:rPr>
        <w:t>).</w:t>
      </w:r>
    </w:p>
    <w:p w14:paraId="48754676" w14:textId="15F09C67" w:rsidR="005C4148" w:rsidRPr="000A4F73" w:rsidRDefault="00E672CD" w:rsidP="000A4F73">
      <w:pPr>
        <w:jc w:val="both"/>
        <w:rPr>
          <w:rFonts w:ascii="Times New Roman" w:eastAsia="Times New Roman" w:hAnsi="Times New Roman" w:cs="Times New Roman"/>
          <w:b/>
          <w:color w:val="000000"/>
        </w:rPr>
      </w:pPr>
      <w:r w:rsidRPr="000A4F73">
        <w:rPr>
          <w:rFonts w:ascii="Times New Roman" w:eastAsia="Times New Roman" w:hAnsi="Times New Roman" w:cs="Times New Roman"/>
          <w:b/>
          <w:color w:val="000000"/>
        </w:rPr>
        <w:t>References</w:t>
      </w:r>
    </w:p>
    <w:p w14:paraId="78EFC2B2" w14:textId="2378B276"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eastAsia="Times New Roman" w:hAnsi="Times New Roman" w:cs="Times New Roman"/>
        </w:rPr>
        <w:fldChar w:fldCharType="begin"/>
      </w:r>
      <w:r w:rsidRPr="00161FC5">
        <w:rPr>
          <w:rFonts w:ascii="Times New Roman" w:eastAsia="Times New Roman" w:hAnsi="Times New Roman" w:cs="Times New Roman"/>
          <w:lang w:val="en-US"/>
        </w:rPr>
        <w:instrText xml:space="preserve"> ADDIN EN.REFLIST </w:instrText>
      </w:r>
      <w:r w:rsidRPr="00161FC5">
        <w:rPr>
          <w:rFonts w:ascii="Times New Roman" w:eastAsia="Times New Roman" w:hAnsi="Times New Roman" w:cs="Times New Roman"/>
        </w:rPr>
        <w:fldChar w:fldCharType="separate"/>
      </w:r>
      <w:r w:rsidRPr="00161FC5">
        <w:rPr>
          <w:rFonts w:ascii="Times New Roman" w:hAnsi="Times New Roman" w:cs="Times New Roman"/>
          <w:lang w:val="en-US"/>
        </w:rPr>
        <w:t>[1] J. Baten, A History of the Global Economy: 1500 to the Present, Cambridge: Cambridge University Press; 2016.</w:t>
      </w:r>
    </w:p>
    <w:p w14:paraId="210D0D05" w14:textId="609C6EE7"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 J. Bostock, A. Lane, C. Hough, K. Yamamoto, An assessment of the economic contribution of EU aquaculture production and the influence of policies for its sustainable development, Aquaculture International, 24(2016) 699-733.</w:t>
      </w:r>
    </w:p>
    <w:p w14:paraId="0CB93117" w14:textId="59599BC1"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 EC, Communication from the Commission to the European Parliament, the Council, the European Economic and Social Committee and the Committee of the Regions – Innovation in the Blue Economy: realising the potential of our seas and oceans for jobs and growth COM(2014) 254 final/2, (2014).</w:t>
      </w:r>
    </w:p>
    <w:p w14:paraId="379D02A4" w14:textId="4AA27F1F"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lastRenderedPageBreak/>
        <w:t>[4] J. Guillen, F. Natale, J.M. Fernández Polanco, Estimating the economic performance of the EU aquaculture sector, Aquaculture International, 23(2015) 1387-400.</w:t>
      </w:r>
    </w:p>
    <w:p w14:paraId="1D7B2BC4" w14:textId="0AC5D0E7"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 xml:space="preserve">[5] EC, </w:t>
      </w:r>
      <w:r w:rsidR="00DA76CE">
        <w:fldChar w:fldCharType="begin"/>
      </w:r>
      <w:r w:rsidR="00DA76CE" w:rsidRPr="00266795">
        <w:rPr>
          <w:lang w:val="en-GB"/>
          <w:rPrChange w:id="345" w:author="Manel Lopez" w:date="2022-01-03T09:29:00Z">
            <w:rPr/>
          </w:rPrChange>
        </w:rPr>
        <w:instrText xml:space="preserve"> HYPERLINK "https://eceuropaeu/info/food-farming-fisheries_en" </w:instrText>
      </w:r>
      <w:r w:rsidR="00DA76CE">
        <w:fldChar w:fldCharType="separate"/>
      </w:r>
      <w:r w:rsidRPr="00161FC5">
        <w:rPr>
          <w:rStyle w:val="Enlla"/>
          <w:rFonts w:ascii="Times New Roman" w:hAnsi="Times New Roman" w:cs="Times New Roman"/>
          <w:lang w:val="en-US"/>
        </w:rPr>
        <w:t>https://eceuropaeu/info/food-farming-fisheries_en</w:t>
      </w:r>
      <w:r w:rsidR="00DA76CE">
        <w:rPr>
          <w:rStyle w:val="Enlla"/>
          <w:rFonts w:ascii="Times New Roman" w:hAnsi="Times New Roman" w:cs="Times New Roman"/>
          <w:lang w:val="en-US"/>
        </w:rPr>
        <w:fldChar w:fldCharType="end"/>
      </w:r>
      <w:r w:rsidRPr="00161FC5">
        <w:rPr>
          <w:rFonts w:ascii="Times New Roman" w:hAnsi="Times New Roman" w:cs="Times New Roman"/>
          <w:lang w:val="en-US"/>
        </w:rPr>
        <w:t>,</w:t>
      </w:r>
      <w:r w:rsidR="00D60630">
        <w:rPr>
          <w:rFonts w:ascii="Times New Roman" w:hAnsi="Times New Roman" w:cs="Times New Roman"/>
          <w:lang w:val="en-US"/>
        </w:rPr>
        <w:t xml:space="preserve"> </w:t>
      </w:r>
      <w:r w:rsidR="00D60630" w:rsidRPr="00D60630">
        <w:rPr>
          <w:rFonts w:ascii="Times New Roman" w:hAnsi="Times New Roman" w:cs="Times New Roman"/>
          <w:lang w:val="en-US"/>
        </w:rPr>
        <w:t>https://ec.europa.eu/jrc/en/news/eu-aquaculture-report-2020</w:t>
      </w:r>
      <w:r w:rsidRPr="00161FC5">
        <w:rPr>
          <w:rFonts w:ascii="Times New Roman" w:hAnsi="Times New Roman" w:cs="Times New Roman"/>
          <w:lang w:val="en-US"/>
        </w:rPr>
        <w:t xml:space="preserve"> (2020).</w:t>
      </w:r>
    </w:p>
    <w:p w14:paraId="194ABE0B" w14:textId="17C9A5BA"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[6] M. Farré, L. Kantiani, M. Petrovic, S. Pérez, D. Barceló, Achievements and future trends in the analysis of emerging organic contaminants in environmental samples by mass spectrometry and bioanalytical techniques, Journal of Chromatography A, 1259(2012) 86-99.</w:t>
      </w:r>
    </w:p>
    <w:p w14:paraId="63697C8B" w14:textId="3436329E"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[7] J.P. Salvador, J. Adrian, R. Galve, D.G. Pinacho, M. Kreuzer, F. Sánchez-Baeza, et al., Chapter 2.8 Application of bioassays/biosensors for the analysis of pharmaceuticals in environmental samples, in: M. Petrovic, D. Barceló (Eds.), Comprehensive Analytical Chemistry, Elsevier2007, pp. 27</w:t>
      </w:r>
      <w:r w:rsidR="00C83AB7" w:rsidRPr="00161FC5">
        <w:rPr>
          <w:rFonts w:ascii="Times New Roman" w:hAnsi="Times New Roman" w:cs="Times New Roman"/>
          <w:lang w:val="en-US"/>
        </w:rPr>
        <w:t>9</w:t>
      </w:r>
      <w:r w:rsidRPr="00161FC5">
        <w:rPr>
          <w:rFonts w:ascii="Times New Roman" w:hAnsi="Times New Roman" w:cs="Times New Roman"/>
          <w:lang w:val="en-US"/>
        </w:rPr>
        <w:t>-334.</w:t>
      </w:r>
    </w:p>
    <w:p w14:paraId="60DBC473" w14:textId="32A88529"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[8] M.-P. Marco, S. Gee, B.D. Hammock, Immunochemical techniques for environmental analysis. I. Antibody production and immunoassay development, Trends Anal Chem, 14(1995) 415-25.</w:t>
      </w:r>
    </w:p>
    <w:p w14:paraId="6A0C5574" w14:textId="614567DB"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[9] M.-P. Marco, S. Gee, B.D. Hammock, Immunochemical techniques for environmental analysis. I. Immunosensors, Trends Anal Chem, 14(1995) 341-50.</w:t>
      </w:r>
    </w:p>
    <w:p w14:paraId="76372FA2" w14:textId="685661CB"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[10] L.S.A. Busa, S. Mohammadi, M. Maeki, A. Ishida, H. Tani, M. Tokeshi, Advances in Microfluidic Paper-Based Analytical Devices for Food and Water Analysis, Micromachines, 7(2016) 86.</w:t>
      </w:r>
    </w:p>
    <w:p w14:paraId="3E2B5AA7" w14:textId="77DBB6E7"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[11] M.C. Cole, A.V. Desai, P.J.A. Kenis, Two-layer multiplexed peristaltic pumps for high-density integrated microfluidics, Sensors and Actuators B: Chemical, 151(2011) 384-93.</w:t>
      </w:r>
    </w:p>
    <w:p w14:paraId="20419BCD" w14:textId="48C16A92"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[12] A.M. Nightingale, A.D. Beaton, M.C. Mowlem, Trends in microfluidic systems for in situ chemical analysis of natural waters, Sensors and Actuators B: Chemical, 221(2015) 1398-405.</w:t>
      </w:r>
    </w:p>
    <w:p w14:paraId="1002C6DE" w14:textId="18FBBA02"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[13] C. Dincer, R. Bruch, A. Kling, P.S. Dittrich, G.A. Urban, Multiplexed Point-of-Care Testing – xPOCT, Trends in Biotechnology, 35(2017) 728-42.</w:t>
      </w:r>
    </w:p>
    <w:p w14:paraId="5593D963" w14:textId="1B68282C"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[14] R.K. Gupta, R. Pandya, T. Sieffert, M. Meyyappan, J.E. Koehne, Multiplexed electrochemical immunosensor for label-free detection of cardiac markers using a carbon nanofiber array chip, Journal of Electroanalytical Chemistry, 773(2016) 53-62.</w:t>
      </w:r>
    </w:p>
    <w:p w14:paraId="24078149" w14:textId="70CF4ADD"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[15] G. Lai, F. Yan, H. Ju, Dual Signal Amplification of Glucose Oxidase-Functionalized Nanocomposites as a Trace Label for Ultrasensitive Simultaneous Multiplexed Electrochemical Detection of Tumor Markers, Analytical Chemistry, 81(2009) 9730-6.</w:t>
      </w:r>
    </w:p>
    <w:p w14:paraId="4EF78A96" w14:textId="3A5EF382"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[16] N. Radha Shanmugam, S. Muthukumar, S. Chaudhry, J. Anguiano, S. Prasad, Ultrasensitive nanostructure sensor arrays on flexible substrates for multiplexed and simultaneous electrochemical detection of a panel of cardiac biomarkers, Biosensors and Bioelectronics, 89(2017) 764-72.</w:t>
      </w:r>
    </w:p>
    <w:p w14:paraId="098C77C2" w14:textId="7D5D29F9"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[17] J.F. Rusling, Multiplexed Electrochemical Protein Detection and Translation to Personalized Cancer Diagnostics, Analytical Chemistry, 85(2013) 5304-10.</w:t>
      </w:r>
    </w:p>
    <w:p w14:paraId="6CDB0A17" w14:textId="724DB848"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[18] C. Zhao, X. Liu, A portable paper-based microfluidic platform for multiplexed electrochemical detection of human immunodeficiency virus and hepatitis C virus antibodies in serum, Biomicrofluidics, 10(2016) 024119.</w:t>
      </w:r>
    </w:p>
    <w:p w14:paraId="2A1F1289" w14:textId="5552DD14"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[19] M.S. Finch, D.J. Hydes, C.H. Clayson, W. Bernhard, J. Dakin, P. Gwilliam, A low power ultra violet spectrophotometer for measurement of nitrate in seawater: introduction, calibration and initial sea trials, Analytica Chimica Acta, 377(1998) 167-77.</w:t>
      </w:r>
    </w:p>
    <w:p w14:paraId="0516E71E" w14:textId="2D30D7F5"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[20] K.S. Johnson, L.J. Coletti, In situ ultraviolet spectrophotometry for high resolution and long-term monitoring of nitrate, bromide and bisulfide in the ocean, Deep Sea Research Part I: Oceanographic Research Papers, 49(2002) 1291-305.</w:t>
      </w:r>
    </w:p>
    <w:p w14:paraId="5AAD191A" w14:textId="168A2CCD"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[21] K.S. Johnson, L.J. Coletti, F.P. Chavez, Diel nitrate cycles observed with in situ sensors predict monthly and annual new production, Deep Sea Research Part I: Oceanographic Research Papers, 53(2006) 561-73.</w:t>
      </w:r>
    </w:p>
    <w:p w14:paraId="3DA8E4EB" w14:textId="7680D38C"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[22] K.S. Johnson, S.C. Riser, D.M. Karl, Nitrate supply from deep to near-surface waters of the North Pacific subtropical gyre, Nature, 465(2010) 1062-5.</w:t>
      </w:r>
    </w:p>
    <w:p w14:paraId="1362E97C" w14:textId="2792024E"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[23] I. Klimant, V. Meyer, M. Kühl, Fiber-optic oxygen microsensors, a new tool in aquatic biology, Limnology and Oceanography, 40(1995) 1159-65.</w:t>
      </w:r>
    </w:p>
    <w:p w14:paraId="54A3F2EB" w14:textId="6F25DB2C"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[24] T.R. Martz, J.G. Connery, K.S. Johnson, Testing the Honeywell Durafet® for seawater pH applications, Limnology and Oceanography: Methods, 8(2010) 172-84.</w:t>
      </w:r>
    </w:p>
    <w:p w14:paraId="30AAF60B" w14:textId="736CCDBD"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lastRenderedPageBreak/>
        <w:t>[25] N.P. Revsbech, An oxygen microsensor with a guard cathode, Limnology and Oceanography, 34(1989) 474-8.</w:t>
      </w:r>
    </w:p>
    <w:p w14:paraId="29ADC137" w14:textId="7A6DA70D"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[26] Y. Takeshita, T.R. Martz, K.S. Johnson, A.G. Dickson, Characterization of an Ion Sensitive Field Effect Transistor and Chloride Ion Selective Electrodes for pH Measurements in Seawater, Analytical Chemistry, 86(2014) 11189-95.</w:t>
      </w:r>
    </w:p>
    <w:p w14:paraId="09DA1DD2" w14:textId="52A2F93A"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[27] C.D.M. Campos, J.A.F. da Silva, Applications of autonomous microfluidic systems in environmental monitoring, RSC Advances, 3(2013) 18216-27.</w:t>
      </w:r>
    </w:p>
    <w:p w14:paraId="0FB6B5AB" w14:textId="62AE491D"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[28] A. Jang, Z. Zou, K.K. Lee, C.H. Ahn, P.L. Bishop, State-of-the-art lab chip sensors for environmental water monitoring, Measurement Science and Technology, 22(2011) 032001.</w:t>
      </w:r>
    </w:p>
    <w:p w14:paraId="6F641352" w14:textId="581638B0"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[29] J.C. Jokerst, J.M. Emory, C.S. Henry, Advances in microfluidics for environmental analysis, Analyst, 137(2012) 24-34.</w:t>
      </w:r>
    </w:p>
    <w:p w14:paraId="6D462573" w14:textId="254B1E37"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[30] G. Mills, G. Fones, A review of in situ methods and sensors for monitoring the marine environment, Sensor Review, 32(2012) 17-28.</w:t>
      </w:r>
    </w:p>
    <w:p w14:paraId="3717A5F0" w14:textId="06C55FAC"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[31] P. Fruhmann, A. Sanchis, L. Mayerhuber, T. Vanka, C. Kleber, J.-P. Salvador, et al., Immunoassay and amperometric biosensor approaches for the detection of deltamethrin in seawater, Analytical and Bioanalytical Chemistry, 410(2018) 5923-30.</w:t>
      </w:r>
    </w:p>
    <w:p w14:paraId="2145B717" w14:textId="12967D95"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[32] J.P. Salvador, M.P. Marco, Amperometric Biosensor for Continuous Monitoring Irgarol 1051 in Sea Water, Electroanalysis, 28(2016) 1833-8.</w:t>
      </w:r>
    </w:p>
    <w:p w14:paraId="0A8DAB1A" w14:textId="6CAD6459"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[33] J.-P. Salvador, K. Kopper, A. Miti, A. Sanchis, M.-P. Marco, Multiplexed Immunosensor Based on the Amperometric Transduction for Monitoring of Marine Pollutants in Sea Water, Sensors, 20(2020) 5532.</w:t>
      </w:r>
    </w:p>
    <w:p w14:paraId="77E9AB54" w14:textId="4A6C1532"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[34] B. Ballesteros, D. Barceló, F. Camps, M.-P. Marco, Enzyme-Linked Immunosorbent Assay for the Determination of the Antifouling Agent Irgarol 1051, Anal Chim Acta, 347(1997) 139-47.</w:t>
      </w:r>
    </w:p>
    <w:p w14:paraId="5A5EC022" w14:textId="2850C12E"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[35] B. Ballesteros, D. Barcelo, F. Sanchez-Baeza, F. Camps, M.-P. Marco, Influence of the Hapten Design on the Development of a Competitive ELISA for the Determination of the Antifouling Agent Irgarol 1051 at Trace Levels, Anal Chem, 70(1998) 4004-14.</w:t>
      </w:r>
    </w:p>
    <w:p w14:paraId="7FFDB3B0" w14:textId="087EEE19"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[36] N. Sanvicens, B. Varela, B. Ballesteros, M.P. Marco, Development of an immunoassay for terbutryn: Study of the influence of the immunization protocol, Talanta, 89(2012) 310-6.</w:t>
      </w:r>
    </w:p>
    <w:p w14:paraId="42E350E3" w14:textId="688F03C3"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[37] A. Sanchis, J.P. Salvador, K. Campbell, C.T. Elliott, W.L. Shelver, Q.X. Li, et al., Fluorescent microarray for multiplexed quantification of environmental contaminants in seawater samples, Talanta, 184(2018) 499-506.</w:t>
      </w:r>
    </w:p>
    <w:p w14:paraId="25A2E850" w14:textId="25A11981"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[38] B. Chocarro-Ruiz, S. Herranz, A. Fernández Gavela, J. Sanchís, M. Farré, M.P. Marco, et al., Interferometric nanoimmunosensor for label-free and real-time monitoring of Irgarol 1051 in seawater, Biosensors and Bioelectronics, 117(2018) 47-52.</w:t>
      </w:r>
    </w:p>
    <w:p w14:paraId="75B7025A" w14:textId="4085F527"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[39] M.A. Gonzalez-MartInez, J. Penalva, R. Puchades, A. Maquieira, B. Ballesteros, M.P. Marco, et al., An Immunosensor for the Automatic Determination of the Antifouling Agent Irgarol 1051 in Natural Waters, Environ Sci Technol, 32(1998) 3442-7.</w:t>
      </w:r>
    </w:p>
    <w:p w14:paraId="08E226DE" w14:textId="10387213"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[40] M. Suzuki, H. Akaguma, Chemical cross-talk in flow-type integrated enzyme sensors, Sensors and Actuators B: Chemical, 64(2000) 136-41.</w:t>
      </w:r>
    </w:p>
    <w:p w14:paraId="66F9C2FA" w14:textId="49D3CF2B"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[41] J. Wu, Z. He, Q. Chen, J.-M. Lin, Biochemical analysis on microfluidic chips, TrAC Trends in Analytical Chemistry, 80(2016) 213-31.</w:t>
      </w:r>
    </w:p>
    <w:p w14:paraId="16B9D0BB" w14:textId="365E481B"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[42] B.E.-F. de Ávila, V. Escamilla-Gómez, S. Campuzano, M. Pedrero, J.M. Pingarrón, Disposable Electrochemical Magnetoimmunosensor for the Determination of Troponin T Cardiac Marker, Electroanalysis, 25(2013) 51-8.</w:t>
      </w:r>
    </w:p>
    <w:p w14:paraId="71895C97" w14:textId="75E2A60F"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[43] I.K. Konstantinou, T.A. Albanis, Worldwide occurrence and effects of antifouling paint booster biocides in the aquatic environment: a review, Environment International, 30(2004) 235-48.</w:t>
      </w:r>
    </w:p>
    <w:p w14:paraId="20BFD31D" w14:textId="23310879" w:rsidR="00E027BD" w:rsidRPr="00161FC5" w:rsidRDefault="00E027BD" w:rsidP="002E4045">
      <w:pPr>
        <w:pStyle w:val="EndNoteBibliography"/>
        <w:spacing w:after="0"/>
        <w:jc w:val="both"/>
        <w:rPr>
          <w:rFonts w:ascii="Times New Roman" w:hAnsi="Times New Roman" w:cs="Times New Roman"/>
          <w:lang w:val="en-US"/>
        </w:rPr>
      </w:pPr>
      <w:r w:rsidRPr="00161FC5">
        <w:rPr>
          <w:rFonts w:ascii="Times New Roman" w:hAnsi="Times New Roman" w:cs="Times New Roman"/>
          <w:lang w:val="en-US"/>
        </w:rPr>
        <w:t xml:space="preserve">[44] </w:t>
      </w:r>
      <w:r w:rsidR="00D361E4" w:rsidRPr="00161FC5">
        <w:rPr>
          <w:rFonts w:ascii="Times New Roman" w:hAnsi="Times New Roman" w:cs="Times New Roman"/>
          <w:lang w:val="en-US"/>
        </w:rPr>
        <w:t>J.- Pablo Salvador, M.-Pilar Marco, Amperometric biosensor for continuous monitoring irgarol 1051 in sea water, Electroanalysis, 28(2016) 1833-1838</w:t>
      </w:r>
    </w:p>
    <w:p w14:paraId="6C95D69A" w14:textId="3B26AD43" w:rsidR="009F18EF" w:rsidRDefault="00E027BD">
      <w:pPr>
        <w:widowControl w:val="0"/>
        <w:spacing w:line="240" w:lineRule="auto"/>
        <w:ind w:left="640" w:hanging="640"/>
        <w:rPr>
          <w:rFonts w:ascii="Times New Roman" w:eastAsia="Times New Roman" w:hAnsi="Times New Roman" w:cs="Times New Roman"/>
        </w:rPr>
      </w:pPr>
      <w:r w:rsidRPr="00161FC5">
        <w:rPr>
          <w:rFonts w:ascii="Times New Roman" w:eastAsia="Times New Roman" w:hAnsi="Times New Roman" w:cs="Times New Roman"/>
        </w:rPr>
        <w:fldChar w:fldCharType="end"/>
      </w:r>
    </w:p>
    <w:p w14:paraId="6FAF9DF5" w14:textId="3F4BC095" w:rsidR="00BF1800" w:rsidRDefault="00BF1800">
      <w:pPr>
        <w:rPr>
          <w:rFonts w:ascii="Times New Roman" w:eastAsia="Times New Roman" w:hAnsi="Times New Roman" w:cs="Times New Roman"/>
        </w:rPr>
      </w:pPr>
      <w:r>
        <w:rPr>
          <w:rFonts w:ascii="Times New Roman" w:eastAsia="Times New Roman" w:hAnsi="Times New Roman" w:cs="Times New Roman"/>
        </w:rPr>
        <w:br w:type="page"/>
      </w:r>
    </w:p>
    <w:p w14:paraId="5827E247" w14:textId="38FDF5A6" w:rsidR="00BF1800" w:rsidRPr="00671986" w:rsidRDefault="00BF1800">
      <w:pPr>
        <w:widowControl w:val="0"/>
        <w:spacing w:line="240" w:lineRule="auto"/>
        <w:ind w:left="640" w:hanging="640"/>
        <w:rPr>
          <w:rFonts w:asciiTheme="minorHAnsi" w:eastAsia="Times New Roman" w:hAnsiTheme="minorHAnsi" w:cs="Times New Roman"/>
        </w:rPr>
      </w:pPr>
      <w:r w:rsidRPr="00671986">
        <w:rPr>
          <w:rFonts w:asciiTheme="minorHAnsi" w:eastAsia="Times New Roman" w:hAnsiTheme="minorHAnsi" w:cs="Times New Roman"/>
        </w:rPr>
        <w:lastRenderedPageBreak/>
        <w:t>FIGURE LEGENDS</w:t>
      </w:r>
    </w:p>
    <w:p w14:paraId="0D20A8F2" w14:textId="1817E1D3" w:rsidR="00BF1800" w:rsidRDefault="00FF703C" w:rsidP="00FF703C">
      <w:pPr>
        <w:widowControl w:val="0"/>
        <w:spacing w:line="240" w:lineRule="auto"/>
        <w:ind w:left="640" w:hanging="640"/>
        <w:jc w:val="both"/>
        <w:rPr>
          <w:rFonts w:asciiTheme="minorHAnsi" w:eastAsia="Times New Roman" w:hAnsiTheme="minorHAnsi" w:cs="Times New Roman"/>
        </w:rPr>
      </w:pPr>
      <w:r>
        <w:rPr>
          <w:rFonts w:asciiTheme="minorHAnsi" w:eastAsia="Times New Roman" w:hAnsiTheme="minorHAnsi" w:cs="Times New Roman"/>
        </w:rPr>
        <w:t>Figure</w:t>
      </w:r>
      <w:r w:rsidRPr="00FF703C">
        <w:rPr>
          <w:rFonts w:asciiTheme="minorHAnsi" w:eastAsia="Times New Roman" w:hAnsiTheme="minorHAnsi" w:cs="Times New Roman"/>
        </w:rPr>
        <w:t xml:space="preserve"> 1. Immunosensor procedure for the determination of </w:t>
      </w:r>
      <w:proofErr w:type="spellStart"/>
      <w:r w:rsidRPr="00FF703C">
        <w:rPr>
          <w:rFonts w:asciiTheme="minorHAnsi" w:eastAsia="Times New Roman" w:hAnsiTheme="minorHAnsi" w:cs="Times New Roman"/>
        </w:rPr>
        <w:t>Irgarol</w:t>
      </w:r>
      <w:proofErr w:type="spellEnd"/>
      <w:r w:rsidRPr="00FF703C">
        <w:rPr>
          <w:rFonts w:asciiTheme="minorHAnsi" w:eastAsia="Times New Roman" w:hAnsiTheme="minorHAnsi" w:cs="Times New Roman"/>
        </w:rPr>
        <w:t xml:space="preserve"> 1051®.</w:t>
      </w:r>
    </w:p>
    <w:p w14:paraId="4CE2AA4C" w14:textId="62273A4D" w:rsidR="00FF703C" w:rsidRDefault="00FF703C" w:rsidP="00FF703C">
      <w:pPr>
        <w:widowControl w:val="0"/>
        <w:spacing w:line="240" w:lineRule="auto"/>
        <w:jc w:val="both"/>
        <w:rPr>
          <w:rFonts w:asciiTheme="minorHAnsi" w:eastAsia="Times New Roman" w:hAnsiTheme="minorHAnsi" w:cs="Times New Roman"/>
        </w:rPr>
      </w:pPr>
      <w:r w:rsidRPr="00FF703C">
        <w:rPr>
          <w:rFonts w:asciiTheme="minorHAnsi" w:eastAsia="Times New Roman" w:hAnsiTheme="minorHAnsi" w:cs="Times New Roman"/>
        </w:rPr>
        <w:t>Figure 2. Schematic of the microfluidic network controlled by peristaltic micropumps and microvalves through which the reagents flow to the biosensor µchambers and eventually to waste. Sample Loading pipe is introduced to perform the measurement. Tanks contain PBST, Detection solution (DS), Regeneration Solution (RS) and the anti-IgG-HRP conjugate solution (</w:t>
      </w:r>
      <w:proofErr w:type="spellStart"/>
      <w:r w:rsidRPr="00FF703C">
        <w:rPr>
          <w:rFonts w:asciiTheme="minorHAnsi" w:eastAsia="Times New Roman" w:hAnsiTheme="minorHAnsi" w:cs="Times New Roman"/>
        </w:rPr>
        <w:t>aHRP</w:t>
      </w:r>
      <w:proofErr w:type="spellEnd"/>
      <w:r w:rsidRPr="00FF703C">
        <w:rPr>
          <w:rFonts w:asciiTheme="minorHAnsi" w:eastAsia="Times New Roman" w:hAnsiTheme="minorHAnsi" w:cs="Times New Roman"/>
        </w:rPr>
        <w:t>)</w:t>
      </w:r>
    </w:p>
    <w:p w14:paraId="673F1B90" w14:textId="0DCBF4A8" w:rsidR="00FF703C" w:rsidRDefault="00FF703C" w:rsidP="00FF703C">
      <w:pPr>
        <w:widowControl w:val="0"/>
        <w:spacing w:line="240" w:lineRule="auto"/>
        <w:jc w:val="both"/>
        <w:rPr>
          <w:rFonts w:asciiTheme="minorHAnsi" w:eastAsia="Times New Roman" w:hAnsiTheme="minorHAnsi" w:cs="Times New Roman"/>
        </w:rPr>
      </w:pPr>
      <w:r>
        <w:rPr>
          <w:rFonts w:asciiTheme="minorHAnsi" w:eastAsia="Times New Roman" w:hAnsiTheme="minorHAnsi" w:cs="Times New Roman"/>
        </w:rPr>
        <w:t xml:space="preserve">Figure 3. </w:t>
      </w:r>
      <w:r w:rsidRPr="00FF703C">
        <w:rPr>
          <w:rFonts w:asciiTheme="minorHAnsi" w:eastAsia="Times New Roman" w:hAnsiTheme="minorHAnsi" w:cs="Times New Roman"/>
        </w:rPr>
        <w:t xml:space="preserve">a) Detailed schematic of the microfluidic system in the biosensors µchambers. The electrodes biosensor (Working (W), Counter or auxiliary (A) and Reference (R) are included in each Sensor Chamber (SC). There is one input </w:t>
      </w:r>
      <w:proofErr w:type="spellStart"/>
      <w:r w:rsidRPr="00FF703C">
        <w:rPr>
          <w:rFonts w:asciiTheme="minorHAnsi" w:eastAsia="Times New Roman" w:hAnsiTheme="minorHAnsi" w:cs="Times New Roman"/>
        </w:rPr>
        <w:t>electrovalve</w:t>
      </w:r>
      <w:proofErr w:type="spellEnd"/>
      <w:r w:rsidRPr="00FF703C">
        <w:rPr>
          <w:rFonts w:asciiTheme="minorHAnsi" w:eastAsia="Times New Roman" w:hAnsiTheme="minorHAnsi" w:cs="Times New Roman"/>
        </w:rPr>
        <w:t xml:space="preserve"> for every SC input (eight in total) and one common output </w:t>
      </w:r>
      <w:proofErr w:type="spellStart"/>
      <w:r w:rsidRPr="00FF703C">
        <w:rPr>
          <w:rFonts w:asciiTheme="minorHAnsi" w:eastAsia="Times New Roman" w:hAnsiTheme="minorHAnsi" w:cs="Times New Roman"/>
        </w:rPr>
        <w:t>electrovalve</w:t>
      </w:r>
      <w:proofErr w:type="spellEnd"/>
      <w:r w:rsidRPr="00FF703C">
        <w:rPr>
          <w:rFonts w:asciiTheme="minorHAnsi" w:eastAsia="Times New Roman" w:hAnsiTheme="minorHAnsi" w:cs="Times New Roman"/>
        </w:rPr>
        <w:t xml:space="preserve">. b) presents the succession of cyclic flow pulses through the </w:t>
      </w:r>
      <w:r w:rsidR="00EC1489" w:rsidRPr="00FF703C">
        <w:rPr>
          <w:rFonts w:asciiTheme="minorHAnsi" w:eastAsia="Times New Roman" w:hAnsiTheme="minorHAnsi" w:cs="Times New Roman"/>
        </w:rPr>
        <w:t>eight-parallel</w:t>
      </w:r>
      <w:r w:rsidRPr="00FF703C">
        <w:rPr>
          <w:rFonts w:asciiTheme="minorHAnsi" w:eastAsia="Times New Roman" w:hAnsiTheme="minorHAnsi" w:cs="Times New Roman"/>
        </w:rPr>
        <w:t xml:space="preserve"> sensor µchambers. The total cyclic period T was one second. The ON period τ was 1 seconds.</w:t>
      </w:r>
    </w:p>
    <w:p w14:paraId="3008623C" w14:textId="01C3FCC7" w:rsidR="00FF703C" w:rsidRDefault="00FF703C" w:rsidP="00FF703C">
      <w:pPr>
        <w:widowControl w:val="0"/>
        <w:spacing w:line="240" w:lineRule="auto"/>
        <w:jc w:val="both"/>
        <w:rPr>
          <w:rFonts w:asciiTheme="minorHAnsi" w:eastAsia="Times New Roman" w:hAnsiTheme="minorHAnsi" w:cs="Times New Roman"/>
        </w:rPr>
      </w:pPr>
      <w:r w:rsidRPr="00FF703C">
        <w:rPr>
          <w:rFonts w:asciiTheme="minorHAnsi" w:eastAsia="Times New Roman" w:hAnsiTheme="minorHAnsi" w:cs="Times New Roman"/>
        </w:rPr>
        <w:t>Figure 4. Mechanical design</w:t>
      </w:r>
      <w:r>
        <w:rPr>
          <w:rFonts w:asciiTheme="minorHAnsi" w:eastAsia="Times New Roman" w:hAnsiTheme="minorHAnsi" w:cs="Times New Roman"/>
        </w:rPr>
        <w:t xml:space="preserve"> of the whole system. </w:t>
      </w:r>
      <w:r w:rsidRPr="00FF703C">
        <w:rPr>
          <w:rFonts w:asciiTheme="minorHAnsi" w:eastAsia="Times New Roman" w:hAnsiTheme="minorHAnsi" w:cs="Times New Roman"/>
        </w:rPr>
        <w:t>a) presents the whole system, the two manifolds are at the high and bottom borders of the system. In the middle, between the two manifolds, the different micropumps and microvalves can be appreciated. b) presents the design of the bottom manifold, which includes the dilution tank and the inlets from the different reservoirs. c), the top manifold, shows the sensors µchambers and the interconnection to throw out the mixture.</w:t>
      </w:r>
    </w:p>
    <w:p w14:paraId="4088F368" w14:textId="51EBE268" w:rsidR="00812D92" w:rsidRDefault="00812D92" w:rsidP="00FF703C">
      <w:pPr>
        <w:widowControl w:val="0"/>
        <w:spacing w:line="240" w:lineRule="auto"/>
        <w:jc w:val="both"/>
        <w:rPr>
          <w:rFonts w:asciiTheme="minorHAnsi" w:eastAsia="Times New Roman" w:hAnsiTheme="minorHAnsi" w:cs="Times New Roman"/>
        </w:rPr>
      </w:pPr>
      <w:r w:rsidRPr="00812D92">
        <w:rPr>
          <w:rFonts w:asciiTheme="minorHAnsi" w:eastAsia="Times New Roman" w:hAnsiTheme="minorHAnsi" w:cs="Times New Roman"/>
        </w:rPr>
        <w:t>Figure 5. Block diagram of the whole electronic system.</w:t>
      </w:r>
    </w:p>
    <w:p w14:paraId="615988B8" w14:textId="3E631F2D" w:rsidR="00812D92" w:rsidRDefault="00812D92" w:rsidP="00FF703C">
      <w:pPr>
        <w:widowControl w:val="0"/>
        <w:spacing w:line="240" w:lineRule="auto"/>
        <w:jc w:val="both"/>
        <w:rPr>
          <w:rFonts w:asciiTheme="minorHAnsi" w:eastAsia="Times New Roman" w:hAnsiTheme="minorHAnsi" w:cs="Times New Roman"/>
        </w:rPr>
      </w:pPr>
      <w:r w:rsidRPr="00812D92">
        <w:rPr>
          <w:rFonts w:asciiTheme="minorHAnsi" w:eastAsia="Times New Roman" w:hAnsiTheme="minorHAnsi" w:cs="Times New Roman"/>
        </w:rPr>
        <w:t xml:space="preserve">Figure 6. Configuration schematic of the acquisition electronic system. The configuration of the </w:t>
      </w:r>
      <w:proofErr w:type="spellStart"/>
      <w:r w:rsidRPr="00812D92">
        <w:rPr>
          <w:rFonts w:asciiTheme="minorHAnsi" w:eastAsia="Times New Roman" w:hAnsiTheme="minorHAnsi" w:cs="Times New Roman"/>
        </w:rPr>
        <w:t>OpAmp</w:t>
      </w:r>
      <w:proofErr w:type="spellEnd"/>
      <w:r w:rsidRPr="00812D92">
        <w:rPr>
          <w:rFonts w:asciiTheme="minorHAnsi" w:eastAsia="Times New Roman" w:hAnsiTheme="minorHAnsi" w:cs="Times New Roman"/>
        </w:rPr>
        <w:t xml:space="preserve"> as a transimpedance amplifier (TIA) is shown inside the dotted region. The TIA consists of an </w:t>
      </w:r>
      <w:proofErr w:type="spellStart"/>
      <w:r w:rsidRPr="00812D92">
        <w:rPr>
          <w:rFonts w:asciiTheme="minorHAnsi" w:eastAsia="Times New Roman" w:hAnsiTheme="minorHAnsi" w:cs="Times New Roman"/>
        </w:rPr>
        <w:t>OpAmp</w:t>
      </w:r>
      <w:proofErr w:type="spellEnd"/>
      <w:r w:rsidRPr="00812D92">
        <w:rPr>
          <w:rFonts w:asciiTheme="minorHAnsi" w:eastAsia="Times New Roman" w:hAnsiTheme="minorHAnsi" w:cs="Times New Roman"/>
        </w:rPr>
        <w:t xml:space="preserve"> in inverter configuration, with a resistor converting the current (</w:t>
      </w:r>
      <w:proofErr w:type="spellStart"/>
      <w:r w:rsidRPr="00812D92">
        <w:rPr>
          <w:rFonts w:asciiTheme="minorHAnsi" w:eastAsia="Times New Roman" w:hAnsiTheme="minorHAnsi" w:cs="Times New Roman"/>
        </w:rPr>
        <w:t>Icell</w:t>
      </w:r>
      <w:proofErr w:type="spellEnd"/>
      <w:r w:rsidRPr="00812D92">
        <w:rPr>
          <w:rFonts w:asciiTheme="minorHAnsi" w:eastAsia="Times New Roman" w:hAnsiTheme="minorHAnsi" w:cs="Times New Roman"/>
        </w:rPr>
        <w:t>) into a measurable voltage signal (</w:t>
      </w:r>
      <w:proofErr w:type="spellStart"/>
      <w:r w:rsidRPr="00812D92">
        <w:rPr>
          <w:rFonts w:asciiTheme="minorHAnsi" w:eastAsia="Times New Roman" w:hAnsiTheme="minorHAnsi" w:cs="Times New Roman"/>
        </w:rPr>
        <w:t>Vout</w:t>
      </w:r>
      <w:proofErr w:type="spellEnd"/>
      <w:r w:rsidRPr="00812D92">
        <w:rPr>
          <w:rFonts w:asciiTheme="minorHAnsi" w:eastAsia="Times New Roman" w:hAnsiTheme="minorHAnsi" w:cs="Times New Roman"/>
        </w:rPr>
        <w:t>). A parallel capacitor acts as a low-pass filter to reduce both internal and external noise effects</w:t>
      </w:r>
    </w:p>
    <w:p w14:paraId="42DEEBFC" w14:textId="711D7E81" w:rsidR="00812D92" w:rsidRDefault="006B3BE4" w:rsidP="00FF703C">
      <w:pPr>
        <w:widowControl w:val="0"/>
        <w:spacing w:line="240" w:lineRule="auto"/>
        <w:jc w:val="both"/>
        <w:rPr>
          <w:rFonts w:asciiTheme="minorHAnsi" w:eastAsia="Times New Roman" w:hAnsiTheme="minorHAnsi" w:cs="Times New Roman"/>
        </w:rPr>
      </w:pPr>
      <w:r w:rsidRPr="006B3BE4">
        <w:rPr>
          <w:rFonts w:asciiTheme="minorHAnsi" w:eastAsia="Times New Roman" w:hAnsiTheme="minorHAnsi" w:cs="Times New Roman"/>
        </w:rPr>
        <w:t>Figure 7. Block diagram of the Central Unit. The main blocks are: (i) the supply system allowing to supply all system modules; (ii) the power drivers to manage micropumps, microvalves and reservoirs, and (iii) the communication subsystem to transmit commands and receive data with the Sensor Unit and the serial com to connect the whole device with the final user.</w:t>
      </w:r>
    </w:p>
    <w:p w14:paraId="138B1167" w14:textId="13B3B328" w:rsidR="006B3BE4" w:rsidRDefault="006B3BE4" w:rsidP="00FF703C">
      <w:pPr>
        <w:widowControl w:val="0"/>
        <w:spacing w:line="240" w:lineRule="auto"/>
        <w:jc w:val="both"/>
        <w:rPr>
          <w:rFonts w:asciiTheme="minorHAnsi" w:eastAsia="Times New Roman" w:hAnsiTheme="minorHAnsi" w:cs="Times New Roman"/>
        </w:rPr>
      </w:pPr>
      <w:r w:rsidRPr="006B3BE4">
        <w:rPr>
          <w:rFonts w:asciiTheme="minorHAnsi" w:eastAsia="Times New Roman" w:hAnsiTheme="minorHAnsi" w:cs="Times New Roman"/>
        </w:rPr>
        <w:t xml:space="preserve">Figure 8. (Left) </w:t>
      </w:r>
      <w:proofErr w:type="spellStart"/>
      <w:r w:rsidRPr="006B3BE4">
        <w:rPr>
          <w:rFonts w:asciiTheme="minorHAnsi" w:eastAsia="Times New Roman" w:hAnsiTheme="minorHAnsi" w:cs="Times New Roman"/>
        </w:rPr>
        <w:t>Chronoamperogram</w:t>
      </w:r>
      <w:proofErr w:type="spellEnd"/>
      <w:r w:rsidRPr="006B3BE4">
        <w:rPr>
          <w:rFonts w:asciiTheme="minorHAnsi" w:eastAsia="Times New Roman" w:hAnsiTheme="minorHAnsi" w:cs="Times New Roman"/>
        </w:rPr>
        <w:t xml:space="preserve"> corresponding to the acquisition of the maximum signal after the addition of the substrate solution. (Right) Heating map of the signal acquired within the acquisition window of 200-225 s.</w:t>
      </w:r>
    </w:p>
    <w:p w14:paraId="6FECCB83" w14:textId="2A8EFA54" w:rsidR="006B3BE4" w:rsidRDefault="006B3BE4" w:rsidP="00FF703C">
      <w:pPr>
        <w:widowControl w:val="0"/>
        <w:spacing w:line="240" w:lineRule="auto"/>
        <w:jc w:val="both"/>
        <w:rPr>
          <w:rFonts w:asciiTheme="minorHAnsi" w:eastAsia="Times New Roman" w:hAnsiTheme="minorHAnsi" w:cs="Times New Roman"/>
        </w:rPr>
      </w:pPr>
      <w:r w:rsidRPr="006B3BE4">
        <w:rPr>
          <w:rFonts w:asciiTheme="minorHAnsi" w:eastAsia="Times New Roman" w:hAnsiTheme="minorHAnsi" w:cs="Times New Roman"/>
        </w:rPr>
        <w:t xml:space="preserve">Figure 9. Calibration curves obtained for the determination of </w:t>
      </w:r>
      <w:proofErr w:type="spellStart"/>
      <w:r w:rsidRPr="006B3BE4">
        <w:rPr>
          <w:rFonts w:asciiTheme="minorHAnsi" w:eastAsia="Times New Roman" w:hAnsiTheme="minorHAnsi" w:cs="Times New Roman"/>
        </w:rPr>
        <w:t>Irgarol</w:t>
      </w:r>
      <w:proofErr w:type="spellEnd"/>
      <w:r w:rsidRPr="006B3BE4">
        <w:rPr>
          <w:rFonts w:asciiTheme="minorHAnsi" w:eastAsia="Times New Roman" w:hAnsiTheme="minorHAnsi" w:cs="Times New Roman"/>
        </w:rPr>
        <w:t xml:space="preserve"> 1051® in the eight individual Au SPE using our measurement prototype</w:t>
      </w:r>
    </w:p>
    <w:p w14:paraId="091F2CE7" w14:textId="77777777" w:rsidR="00FF703C" w:rsidRDefault="00FF703C" w:rsidP="00FF703C">
      <w:pPr>
        <w:widowControl w:val="0"/>
        <w:spacing w:line="240" w:lineRule="auto"/>
        <w:jc w:val="both"/>
        <w:rPr>
          <w:rFonts w:asciiTheme="minorHAnsi" w:eastAsia="Times New Roman" w:hAnsiTheme="minorHAnsi" w:cs="Times New Roman"/>
        </w:rPr>
      </w:pPr>
    </w:p>
    <w:p w14:paraId="618B530A" w14:textId="77777777" w:rsidR="00BF1800" w:rsidRDefault="00BF1800">
      <w:pPr>
        <w:widowControl w:val="0"/>
        <w:spacing w:line="240" w:lineRule="auto"/>
        <w:ind w:left="640" w:hanging="640"/>
        <w:rPr>
          <w:rFonts w:asciiTheme="minorHAnsi" w:eastAsia="Times New Roman" w:hAnsiTheme="minorHAnsi" w:cs="Times New Roman"/>
        </w:rPr>
      </w:pPr>
    </w:p>
    <w:p w14:paraId="38FDA171" w14:textId="75273AB9" w:rsidR="00BF1800" w:rsidRDefault="00BF1800">
      <w:pPr>
        <w:rPr>
          <w:rFonts w:asciiTheme="minorHAnsi" w:eastAsia="Times New Roman" w:hAnsiTheme="minorHAnsi" w:cs="Times New Roman"/>
        </w:rPr>
      </w:pPr>
      <w:r>
        <w:rPr>
          <w:rFonts w:asciiTheme="minorHAnsi" w:eastAsia="Times New Roman" w:hAnsiTheme="minorHAnsi" w:cs="Times New Roman"/>
        </w:rPr>
        <w:br w:type="page"/>
      </w:r>
    </w:p>
    <w:p w14:paraId="7D04C0C4" w14:textId="245B5566" w:rsidR="00BF1800" w:rsidRDefault="00BF1800" w:rsidP="00671986">
      <w:pPr>
        <w:widowControl w:val="0"/>
        <w:spacing w:line="240" w:lineRule="auto"/>
        <w:ind w:left="640" w:hanging="640"/>
        <w:jc w:val="right"/>
        <w:rPr>
          <w:rFonts w:asciiTheme="minorHAnsi" w:eastAsia="Times New Roman" w:hAnsiTheme="minorHAnsi" w:cs="Times New Roman"/>
        </w:rPr>
      </w:pPr>
      <w:r>
        <w:rPr>
          <w:rFonts w:asciiTheme="minorHAnsi" w:eastAsia="Times New Roman" w:hAnsiTheme="minorHAnsi" w:cs="Times New Roman"/>
        </w:rPr>
        <w:lastRenderedPageBreak/>
        <w:t xml:space="preserve">Salvador et al. Figure 1 </w:t>
      </w:r>
    </w:p>
    <w:p w14:paraId="5EE7FF3F" w14:textId="1779E8F7" w:rsidR="00BF1800" w:rsidRDefault="00FF703C">
      <w:pPr>
        <w:widowControl w:val="0"/>
        <w:spacing w:line="240" w:lineRule="auto"/>
        <w:ind w:left="640" w:hanging="640"/>
        <w:rPr>
          <w:rFonts w:asciiTheme="minorHAnsi" w:eastAsia="Times New Roman" w:hAnsiTheme="minorHAnsi" w:cs="Times New Roman"/>
        </w:rPr>
      </w:pPr>
      <w:r>
        <w:rPr>
          <w:noProof/>
          <w:color w:val="000000"/>
          <w:lang w:val="es-ES"/>
        </w:rPr>
        <w:drawing>
          <wp:inline distT="0" distB="0" distL="0" distR="0" wp14:anchorId="3AEB1803" wp14:editId="60E5E69C">
            <wp:extent cx="5334000" cy="2638425"/>
            <wp:effectExtent l="0" t="0" r="0"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35705" cy="2639268"/>
                    </a:xfrm>
                    <a:prstGeom prst="rect">
                      <a:avLst/>
                    </a:prstGeom>
                    <a:ln/>
                  </pic:spPr>
                </pic:pic>
              </a:graphicData>
            </a:graphic>
          </wp:inline>
        </w:drawing>
      </w:r>
    </w:p>
    <w:p w14:paraId="053801E3" w14:textId="77777777" w:rsidR="00BF1800" w:rsidRDefault="00BF1800">
      <w:pPr>
        <w:widowControl w:val="0"/>
        <w:spacing w:line="240" w:lineRule="auto"/>
        <w:ind w:left="640" w:hanging="640"/>
        <w:rPr>
          <w:rFonts w:asciiTheme="minorHAnsi" w:eastAsia="Times New Roman" w:hAnsiTheme="minorHAnsi" w:cs="Times New Roman"/>
        </w:rPr>
      </w:pPr>
    </w:p>
    <w:p w14:paraId="50AD0774" w14:textId="1903CA81" w:rsidR="00BF1800" w:rsidRDefault="00BF1800">
      <w:pPr>
        <w:rPr>
          <w:rFonts w:asciiTheme="minorHAnsi" w:eastAsia="Times New Roman" w:hAnsiTheme="minorHAnsi" w:cs="Times New Roman"/>
        </w:rPr>
      </w:pPr>
      <w:r>
        <w:rPr>
          <w:rFonts w:asciiTheme="minorHAnsi" w:eastAsia="Times New Roman" w:hAnsiTheme="minorHAnsi" w:cs="Times New Roman"/>
        </w:rPr>
        <w:br w:type="page"/>
      </w:r>
    </w:p>
    <w:p w14:paraId="2C13AE05" w14:textId="7409498C" w:rsidR="00BF1800" w:rsidRPr="00FC466F" w:rsidRDefault="00BF1800" w:rsidP="00BF1800">
      <w:pPr>
        <w:widowControl w:val="0"/>
        <w:spacing w:line="240" w:lineRule="auto"/>
        <w:ind w:left="640" w:hanging="640"/>
        <w:jc w:val="right"/>
        <w:rPr>
          <w:rFonts w:asciiTheme="minorHAnsi" w:eastAsia="Times New Roman" w:hAnsiTheme="minorHAnsi" w:cs="Times New Roman"/>
          <w:lang w:val="es-ES"/>
        </w:rPr>
      </w:pPr>
      <w:r w:rsidRPr="00671986">
        <w:rPr>
          <w:rFonts w:asciiTheme="minorHAnsi" w:eastAsia="Times New Roman" w:hAnsiTheme="minorHAnsi" w:cs="Times New Roman"/>
          <w:lang w:val="es-ES"/>
        </w:rPr>
        <w:lastRenderedPageBreak/>
        <w:t xml:space="preserve">Salvador et al. Figure </w:t>
      </w:r>
      <w:r w:rsidR="00FF703C">
        <w:rPr>
          <w:rFonts w:asciiTheme="minorHAnsi" w:eastAsia="Times New Roman" w:hAnsiTheme="minorHAnsi" w:cs="Times New Roman"/>
          <w:lang w:val="es-ES"/>
        </w:rPr>
        <w:t>2</w:t>
      </w:r>
      <w:r w:rsidRPr="00FC466F">
        <w:rPr>
          <w:rFonts w:asciiTheme="minorHAnsi" w:eastAsia="Times New Roman" w:hAnsiTheme="minorHAnsi" w:cs="Times New Roman"/>
          <w:lang w:val="es-ES"/>
        </w:rPr>
        <w:t xml:space="preserve"> </w:t>
      </w:r>
    </w:p>
    <w:p w14:paraId="09C7B14B" w14:textId="3CE5BCE3" w:rsidR="00FF703C" w:rsidRDefault="00FF703C" w:rsidP="00FF703C">
      <w:pPr>
        <w:jc w:val="both"/>
        <w:rPr>
          <w:rFonts w:ascii="Times New Roman" w:eastAsia="Times New Roman" w:hAnsi="Times New Roman" w:cs="Times New Roman"/>
        </w:rPr>
      </w:pPr>
    </w:p>
    <w:p w14:paraId="548C3714" w14:textId="28A243A8" w:rsidR="00FC466F" w:rsidRDefault="00FC466F" w:rsidP="00FF703C">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9F3EE0" wp14:editId="00D1BC8F">
            <wp:extent cx="5791200" cy="3939133"/>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9858" cy="3945022"/>
                    </a:xfrm>
                    <a:prstGeom prst="rect">
                      <a:avLst/>
                    </a:prstGeom>
                    <a:noFill/>
                  </pic:spPr>
                </pic:pic>
              </a:graphicData>
            </a:graphic>
          </wp:inline>
        </w:drawing>
      </w:r>
    </w:p>
    <w:p w14:paraId="4CE93CAC" w14:textId="03673876" w:rsidR="00FF703C" w:rsidRDefault="00FF703C" w:rsidP="00FF703C">
      <w:pPr>
        <w:keepNext/>
        <w:jc w:val="center"/>
      </w:pPr>
    </w:p>
    <w:p w14:paraId="0A07B463" w14:textId="77777777" w:rsidR="00BF1800" w:rsidRPr="00C23488" w:rsidRDefault="00BF1800" w:rsidP="00BF1800">
      <w:pPr>
        <w:widowControl w:val="0"/>
        <w:spacing w:line="240" w:lineRule="auto"/>
        <w:ind w:left="640" w:hanging="640"/>
        <w:rPr>
          <w:rFonts w:asciiTheme="minorHAnsi" w:eastAsia="Times New Roman" w:hAnsiTheme="minorHAnsi" w:cs="Times New Roman"/>
          <w:lang w:val="es-ES"/>
        </w:rPr>
      </w:pPr>
    </w:p>
    <w:p w14:paraId="649FE0C7" w14:textId="77777777" w:rsidR="00BF1800" w:rsidRPr="00C23488" w:rsidRDefault="00BF1800" w:rsidP="00BF1800">
      <w:pPr>
        <w:widowControl w:val="0"/>
        <w:spacing w:line="240" w:lineRule="auto"/>
        <w:ind w:left="640" w:hanging="640"/>
        <w:rPr>
          <w:rFonts w:asciiTheme="minorHAnsi" w:eastAsia="Times New Roman" w:hAnsiTheme="minorHAnsi" w:cs="Times New Roman"/>
          <w:lang w:val="es-ES"/>
        </w:rPr>
      </w:pPr>
    </w:p>
    <w:p w14:paraId="647F0F94" w14:textId="77777777" w:rsidR="00BF1800" w:rsidRPr="00C23488" w:rsidRDefault="00BF1800" w:rsidP="00BF1800">
      <w:pPr>
        <w:rPr>
          <w:rFonts w:asciiTheme="minorHAnsi" w:eastAsia="Times New Roman" w:hAnsiTheme="minorHAnsi" w:cs="Times New Roman"/>
          <w:lang w:val="es-ES"/>
        </w:rPr>
      </w:pPr>
      <w:r w:rsidRPr="00C23488">
        <w:rPr>
          <w:rFonts w:asciiTheme="minorHAnsi" w:eastAsia="Times New Roman" w:hAnsiTheme="minorHAnsi" w:cs="Times New Roman"/>
          <w:lang w:val="es-ES"/>
        </w:rPr>
        <w:br w:type="page"/>
      </w:r>
    </w:p>
    <w:p w14:paraId="79858012" w14:textId="739A13BB" w:rsidR="00BF1800" w:rsidRPr="00C23488" w:rsidRDefault="00BF1800" w:rsidP="00BF1800">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Figure </w:t>
      </w:r>
      <w:r w:rsidR="00FF703C">
        <w:rPr>
          <w:rFonts w:asciiTheme="minorHAnsi" w:eastAsia="Times New Roman" w:hAnsiTheme="minorHAnsi" w:cs="Times New Roman"/>
          <w:lang w:val="es-ES"/>
        </w:rPr>
        <w:t>3</w:t>
      </w:r>
      <w:r w:rsidRPr="00C23488">
        <w:rPr>
          <w:rFonts w:asciiTheme="minorHAnsi" w:eastAsia="Times New Roman" w:hAnsiTheme="minorHAnsi" w:cs="Times New Roman"/>
          <w:lang w:val="es-ES"/>
        </w:rPr>
        <w:t xml:space="preserve"> </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tblGrid>
      <w:tr w:rsidR="00FF703C" w14:paraId="514590C7" w14:textId="77777777" w:rsidTr="00D14696">
        <w:tc>
          <w:tcPr>
            <w:tcW w:w="8638" w:type="dxa"/>
          </w:tcPr>
          <w:p w14:paraId="3C879B62" w14:textId="29F56183" w:rsidR="00FF703C" w:rsidRPr="00C23488" w:rsidRDefault="00C23488" w:rsidP="00C23488">
            <w:pPr>
              <w:jc w:val="both"/>
              <w:rPr>
                <w:rFonts w:ascii="Times New Roman" w:hAnsi="Times New Roman" w:cs="Times New Roman"/>
              </w:rPr>
            </w:pPr>
            <w:r>
              <w:rPr>
                <w:rFonts w:ascii="Times New Roman" w:hAnsi="Times New Roman" w:cs="Times New Roman"/>
                <w:noProof/>
              </w:rPr>
              <w:drawing>
                <wp:inline distT="0" distB="0" distL="0" distR="0" wp14:anchorId="268CC996" wp14:editId="2B279E6C">
                  <wp:extent cx="5375290" cy="302069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4496" cy="3025868"/>
                          </a:xfrm>
                          <a:prstGeom prst="rect">
                            <a:avLst/>
                          </a:prstGeom>
                          <a:noFill/>
                        </pic:spPr>
                      </pic:pic>
                    </a:graphicData>
                  </a:graphic>
                </wp:inline>
              </w:drawing>
            </w:r>
          </w:p>
          <w:p w14:paraId="40EDEB95" w14:textId="77777777" w:rsidR="00FF703C" w:rsidRDefault="00FF703C" w:rsidP="00D14696">
            <w:pPr>
              <w:jc w:val="center"/>
            </w:pPr>
            <w:r>
              <w:t>(a)</w:t>
            </w:r>
          </w:p>
          <w:p w14:paraId="3960CA81" w14:textId="45AAB4FB" w:rsidR="00C23488" w:rsidRDefault="00C23488" w:rsidP="00D14696">
            <w:pPr>
              <w:jc w:val="center"/>
            </w:pPr>
          </w:p>
        </w:tc>
      </w:tr>
      <w:tr w:rsidR="00FF703C" w14:paraId="7D3DFF51" w14:textId="77777777" w:rsidTr="00D14696">
        <w:tc>
          <w:tcPr>
            <w:tcW w:w="8638" w:type="dxa"/>
          </w:tcPr>
          <w:p w14:paraId="74CFFAEE" w14:textId="77777777" w:rsidR="00FF703C" w:rsidRDefault="00FF703C" w:rsidP="00D14696">
            <w:pPr>
              <w:keepNext/>
              <w:jc w:val="center"/>
            </w:pPr>
            <w:r>
              <w:rPr>
                <w:noProof/>
                <w:lang w:val="es-ES"/>
              </w:rPr>
              <w:drawing>
                <wp:inline distT="0" distB="0" distL="0" distR="0" wp14:anchorId="755C4517" wp14:editId="6FD38B6C">
                  <wp:extent cx="3136126" cy="2590314"/>
                  <wp:effectExtent l="0" t="0" r="7620" b="63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3919" cy="2605010"/>
                          </a:xfrm>
                          <a:prstGeom prst="rect">
                            <a:avLst/>
                          </a:prstGeom>
                          <a:noFill/>
                        </pic:spPr>
                      </pic:pic>
                    </a:graphicData>
                  </a:graphic>
                </wp:inline>
              </w:drawing>
            </w:r>
          </w:p>
          <w:p w14:paraId="69DA7817" w14:textId="77777777" w:rsidR="00FF703C" w:rsidRDefault="00FF703C" w:rsidP="00D14696">
            <w:pPr>
              <w:keepNext/>
              <w:jc w:val="center"/>
            </w:pPr>
            <w:r>
              <w:t xml:space="preserve">(b) </w:t>
            </w:r>
          </w:p>
        </w:tc>
      </w:tr>
    </w:tbl>
    <w:p w14:paraId="118F348B" w14:textId="77777777" w:rsidR="00BF1800" w:rsidRPr="00FF703C" w:rsidRDefault="00BF1800" w:rsidP="00BF1800">
      <w:pPr>
        <w:widowControl w:val="0"/>
        <w:spacing w:line="240" w:lineRule="auto"/>
        <w:ind w:left="640" w:hanging="640"/>
        <w:rPr>
          <w:rFonts w:asciiTheme="minorHAnsi" w:eastAsia="Times New Roman" w:hAnsiTheme="minorHAnsi" w:cs="Times New Roman"/>
        </w:rPr>
      </w:pPr>
    </w:p>
    <w:p w14:paraId="3DDF71AB" w14:textId="77777777" w:rsidR="00BF1800" w:rsidRPr="006B3BE4" w:rsidRDefault="00BF1800" w:rsidP="00BF1800">
      <w:pPr>
        <w:widowControl w:val="0"/>
        <w:spacing w:line="240" w:lineRule="auto"/>
        <w:ind w:left="640" w:hanging="640"/>
        <w:rPr>
          <w:rFonts w:asciiTheme="minorHAnsi" w:eastAsia="Times New Roman" w:hAnsiTheme="minorHAnsi" w:cs="Times New Roman"/>
        </w:rPr>
      </w:pPr>
    </w:p>
    <w:p w14:paraId="4018774D" w14:textId="77777777" w:rsidR="00BF1800" w:rsidRPr="006B3BE4" w:rsidRDefault="00BF1800" w:rsidP="00BF1800">
      <w:pPr>
        <w:rPr>
          <w:rFonts w:asciiTheme="minorHAnsi" w:eastAsia="Times New Roman" w:hAnsiTheme="minorHAnsi" w:cs="Times New Roman"/>
        </w:rPr>
      </w:pPr>
      <w:r w:rsidRPr="006B3BE4">
        <w:rPr>
          <w:rFonts w:asciiTheme="minorHAnsi" w:eastAsia="Times New Roman" w:hAnsiTheme="minorHAnsi" w:cs="Times New Roman"/>
        </w:rPr>
        <w:br w:type="page"/>
      </w:r>
    </w:p>
    <w:p w14:paraId="05A59812" w14:textId="6B49B06E" w:rsidR="00BF1800" w:rsidRPr="00C23488" w:rsidRDefault="00BF1800" w:rsidP="00BF1800">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Figure </w:t>
      </w:r>
      <w:r w:rsidR="00FF703C">
        <w:rPr>
          <w:rFonts w:asciiTheme="minorHAnsi" w:eastAsia="Times New Roman" w:hAnsiTheme="minorHAnsi" w:cs="Times New Roman"/>
          <w:lang w:val="es-ES"/>
        </w:rPr>
        <w:t>4</w:t>
      </w:r>
      <w:r w:rsidRPr="00C23488">
        <w:rPr>
          <w:rFonts w:asciiTheme="minorHAnsi" w:eastAsia="Times New Roman" w:hAnsiTheme="minorHAnsi" w:cs="Times New Roman"/>
          <w:lang w:val="es-ES"/>
        </w:rPr>
        <w:t xml:space="preserve"> </w:t>
      </w:r>
    </w:p>
    <w:p w14:paraId="05026007" w14:textId="77777777" w:rsidR="00FF703C" w:rsidRPr="002E4045" w:rsidRDefault="00FF703C" w:rsidP="00FF703C">
      <w:pPr>
        <w:jc w:val="both"/>
        <w:rPr>
          <w:rFonts w:ascii="Times New Roman" w:hAnsi="Times New Roman" w:cs="Times New Roman"/>
        </w:rPr>
      </w:pPr>
    </w:p>
    <w:p w14:paraId="472AADF5" w14:textId="77777777" w:rsidR="00FF703C" w:rsidRDefault="00FF703C" w:rsidP="00FF703C">
      <w:pPr>
        <w:jc w:val="center"/>
      </w:pPr>
      <w:r>
        <w:rPr>
          <w:noProof/>
          <w:lang w:val="es-ES"/>
        </w:rPr>
        <w:drawing>
          <wp:inline distT="0" distB="0" distL="0" distR="0" wp14:anchorId="4A53D176" wp14:editId="0C97896A">
            <wp:extent cx="3845859" cy="2937570"/>
            <wp:effectExtent l="0" t="0" r="254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6418" cy="2945635"/>
                    </a:xfrm>
                    <a:prstGeom prst="rect">
                      <a:avLst/>
                    </a:prstGeom>
                  </pic:spPr>
                </pic:pic>
              </a:graphicData>
            </a:graphic>
          </wp:inline>
        </w:drawing>
      </w:r>
    </w:p>
    <w:p w14:paraId="3CC7AEE0" w14:textId="77777777" w:rsidR="00BF1800" w:rsidRPr="00FF703C" w:rsidRDefault="00BF1800" w:rsidP="00BF1800">
      <w:pPr>
        <w:widowControl w:val="0"/>
        <w:spacing w:line="240" w:lineRule="auto"/>
        <w:ind w:left="640" w:hanging="640"/>
        <w:rPr>
          <w:rFonts w:asciiTheme="minorHAnsi" w:eastAsia="Times New Roman" w:hAnsiTheme="minorHAnsi" w:cs="Times New Roman"/>
        </w:rPr>
      </w:pPr>
    </w:p>
    <w:p w14:paraId="538C9407" w14:textId="77777777" w:rsidR="00BF1800" w:rsidRPr="006B3BE4" w:rsidRDefault="00BF1800" w:rsidP="00BF1800">
      <w:pPr>
        <w:widowControl w:val="0"/>
        <w:spacing w:line="240" w:lineRule="auto"/>
        <w:ind w:left="640" w:hanging="640"/>
        <w:rPr>
          <w:rFonts w:asciiTheme="minorHAnsi" w:eastAsia="Times New Roman" w:hAnsiTheme="minorHAnsi" w:cs="Times New Roman"/>
        </w:rPr>
      </w:pPr>
    </w:p>
    <w:p w14:paraId="5317A36A" w14:textId="77777777" w:rsidR="00BF1800" w:rsidRPr="006B3BE4" w:rsidRDefault="00BF1800" w:rsidP="00BF1800">
      <w:pPr>
        <w:rPr>
          <w:rFonts w:asciiTheme="minorHAnsi" w:eastAsia="Times New Roman" w:hAnsiTheme="minorHAnsi" w:cs="Times New Roman"/>
        </w:rPr>
      </w:pPr>
      <w:r w:rsidRPr="006B3BE4">
        <w:rPr>
          <w:rFonts w:asciiTheme="minorHAnsi" w:eastAsia="Times New Roman" w:hAnsiTheme="minorHAnsi" w:cs="Times New Roman"/>
        </w:rPr>
        <w:br w:type="page"/>
      </w:r>
    </w:p>
    <w:p w14:paraId="4CE4EF4D" w14:textId="76433BB3" w:rsidR="00BF1800" w:rsidRPr="00C23488" w:rsidRDefault="00BF1800" w:rsidP="00BF1800">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Figure </w:t>
      </w:r>
      <w:r w:rsidR="00812D92">
        <w:rPr>
          <w:rFonts w:asciiTheme="minorHAnsi" w:eastAsia="Times New Roman" w:hAnsiTheme="minorHAnsi" w:cs="Times New Roman"/>
          <w:lang w:val="es-ES"/>
        </w:rPr>
        <w:t>5</w:t>
      </w:r>
      <w:r w:rsidRPr="00C23488">
        <w:rPr>
          <w:rFonts w:asciiTheme="minorHAnsi" w:eastAsia="Times New Roman" w:hAnsiTheme="minorHAnsi" w:cs="Times New Roman"/>
          <w:lang w:val="es-ES"/>
        </w:rPr>
        <w:t xml:space="preserve"> </w:t>
      </w:r>
    </w:p>
    <w:p w14:paraId="0C563DBD" w14:textId="77777777" w:rsidR="00812D92" w:rsidRDefault="00812D92" w:rsidP="00812D92">
      <w:pPr>
        <w:pBdr>
          <w:top w:val="nil"/>
          <w:left w:val="nil"/>
          <w:bottom w:val="nil"/>
          <w:right w:val="nil"/>
          <w:between w:val="nil"/>
        </w:pBdr>
        <w:spacing w:after="0"/>
        <w:jc w:val="both"/>
        <w:rPr>
          <w:rFonts w:ascii="Times New Roman" w:eastAsia="Times New Roman" w:hAnsi="Times New Roman" w:cs="Times New Roman"/>
          <w:color w:val="000000"/>
        </w:rPr>
      </w:pPr>
    </w:p>
    <w:p w14:paraId="638B2AF0" w14:textId="77777777" w:rsidR="00812D92" w:rsidRDefault="00812D92" w:rsidP="00812D92">
      <w:pPr>
        <w:pBdr>
          <w:top w:val="nil"/>
          <w:left w:val="nil"/>
          <w:bottom w:val="nil"/>
          <w:right w:val="nil"/>
          <w:between w:val="nil"/>
        </w:pBdr>
        <w:spacing w:after="0"/>
        <w:jc w:val="center"/>
        <w:rPr>
          <w:b/>
          <w:bCs/>
          <w:color w:val="4472C4" w:themeColor="accent1"/>
          <w:sz w:val="18"/>
          <w:szCs w:val="18"/>
        </w:rPr>
      </w:pPr>
      <w:r>
        <w:rPr>
          <w:rFonts w:ascii="Times New Roman" w:eastAsia="Times New Roman" w:hAnsi="Times New Roman" w:cs="Times New Roman"/>
          <w:noProof/>
          <w:color w:val="000000"/>
          <w:lang w:val="es-ES"/>
        </w:rPr>
        <w:drawing>
          <wp:inline distT="0" distB="0" distL="0" distR="0" wp14:anchorId="7A9F3C79" wp14:editId="49DFF401">
            <wp:extent cx="5200208" cy="3040093"/>
            <wp:effectExtent l="0" t="5715"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2335"/>
                    <a:stretch/>
                  </pic:blipFill>
                  <pic:spPr bwMode="auto">
                    <a:xfrm rot="5400000">
                      <a:off x="0" y="0"/>
                      <a:ext cx="5251875" cy="3070298"/>
                    </a:xfrm>
                    <a:prstGeom prst="rect">
                      <a:avLst/>
                    </a:prstGeom>
                    <a:noFill/>
                    <a:ln>
                      <a:noFill/>
                    </a:ln>
                    <a:extLst>
                      <a:ext uri="{53640926-AAD7-44D8-BBD7-CCE9431645EC}">
                        <a14:shadowObscured xmlns:a14="http://schemas.microsoft.com/office/drawing/2010/main"/>
                      </a:ext>
                    </a:extLst>
                  </pic:spPr>
                </pic:pic>
              </a:graphicData>
            </a:graphic>
          </wp:inline>
        </w:drawing>
      </w:r>
    </w:p>
    <w:p w14:paraId="05BD35FE" w14:textId="77777777" w:rsidR="00BF1800" w:rsidRPr="00812D92" w:rsidRDefault="00BF1800" w:rsidP="00BF1800">
      <w:pPr>
        <w:widowControl w:val="0"/>
        <w:spacing w:line="240" w:lineRule="auto"/>
        <w:ind w:left="640" w:hanging="640"/>
        <w:rPr>
          <w:rFonts w:asciiTheme="minorHAnsi" w:eastAsia="Times New Roman" w:hAnsiTheme="minorHAnsi" w:cs="Times New Roman"/>
        </w:rPr>
      </w:pPr>
    </w:p>
    <w:p w14:paraId="46CCFCA8" w14:textId="77777777" w:rsidR="00BF1800" w:rsidRPr="006B3BE4" w:rsidRDefault="00BF1800" w:rsidP="00BF1800">
      <w:pPr>
        <w:widowControl w:val="0"/>
        <w:spacing w:line="240" w:lineRule="auto"/>
        <w:ind w:left="640" w:hanging="640"/>
        <w:rPr>
          <w:rFonts w:asciiTheme="minorHAnsi" w:eastAsia="Times New Roman" w:hAnsiTheme="minorHAnsi" w:cs="Times New Roman"/>
        </w:rPr>
      </w:pPr>
    </w:p>
    <w:p w14:paraId="41059964" w14:textId="77777777" w:rsidR="00BF1800" w:rsidRPr="006B3BE4" w:rsidRDefault="00BF1800" w:rsidP="00BF1800">
      <w:pPr>
        <w:rPr>
          <w:rFonts w:asciiTheme="minorHAnsi" w:eastAsia="Times New Roman" w:hAnsiTheme="minorHAnsi" w:cs="Times New Roman"/>
        </w:rPr>
      </w:pPr>
      <w:r w:rsidRPr="006B3BE4">
        <w:rPr>
          <w:rFonts w:asciiTheme="minorHAnsi" w:eastAsia="Times New Roman" w:hAnsiTheme="minorHAnsi" w:cs="Times New Roman"/>
        </w:rPr>
        <w:br w:type="page"/>
      </w:r>
    </w:p>
    <w:p w14:paraId="0EDA5B6F" w14:textId="6F4B111D" w:rsidR="00BF1800" w:rsidRPr="00812D92" w:rsidRDefault="00BF1800" w:rsidP="00BF1800">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w:t>
      </w:r>
      <w:r w:rsidRPr="00812D92">
        <w:rPr>
          <w:rFonts w:asciiTheme="minorHAnsi" w:eastAsia="Times New Roman" w:hAnsiTheme="minorHAnsi" w:cs="Times New Roman"/>
          <w:lang w:val="es-ES"/>
        </w:rPr>
        <w:t xml:space="preserve">Figure </w:t>
      </w:r>
      <w:r w:rsidR="00812D92">
        <w:rPr>
          <w:rFonts w:asciiTheme="minorHAnsi" w:eastAsia="Times New Roman" w:hAnsiTheme="minorHAnsi" w:cs="Times New Roman"/>
          <w:lang w:val="es-ES"/>
        </w:rPr>
        <w:t>6</w:t>
      </w:r>
      <w:r w:rsidRPr="00812D92">
        <w:rPr>
          <w:rFonts w:asciiTheme="minorHAnsi" w:eastAsia="Times New Roman" w:hAnsiTheme="minorHAnsi" w:cs="Times New Roman"/>
          <w:lang w:val="es-ES"/>
        </w:rPr>
        <w:t xml:space="preserve"> </w:t>
      </w:r>
    </w:p>
    <w:p w14:paraId="7F14F6FE" w14:textId="77777777" w:rsidR="00812D92" w:rsidRDefault="00812D92" w:rsidP="00812D92">
      <w:pPr>
        <w:pBdr>
          <w:top w:val="nil"/>
          <w:left w:val="nil"/>
          <w:bottom w:val="nil"/>
          <w:right w:val="nil"/>
          <w:between w:val="nil"/>
        </w:pBdr>
        <w:spacing w:after="0"/>
        <w:jc w:val="both"/>
        <w:rPr>
          <w:rFonts w:ascii="Times New Roman" w:eastAsia="Times New Roman" w:hAnsi="Times New Roman" w:cs="Times New Roman"/>
          <w:color w:val="000000"/>
        </w:rPr>
      </w:pPr>
    </w:p>
    <w:p w14:paraId="62545AC5" w14:textId="77777777" w:rsidR="00812D92" w:rsidRDefault="00812D92" w:rsidP="00812D92">
      <w:pPr>
        <w:pBdr>
          <w:top w:val="nil"/>
          <w:left w:val="nil"/>
          <w:bottom w:val="nil"/>
          <w:right w:val="nil"/>
          <w:between w:val="nil"/>
        </w:pBdr>
        <w:spacing w:after="0"/>
        <w:jc w:val="center"/>
        <w:rPr>
          <w:rFonts w:ascii="Times New Roman" w:eastAsia="Times New Roman" w:hAnsi="Times New Roman" w:cs="Times New Roman"/>
          <w:color w:val="000000"/>
        </w:rPr>
      </w:pPr>
      <w:r w:rsidRPr="00A073EF">
        <w:rPr>
          <w:rFonts w:ascii="Times New Roman" w:eastAsia="Times New Roman" w:hAnsi="Times New Roman" w:cs="Times New Roman"/>
          <w:noProof/>
          <w:color w:val="000000"/>
          <w:lang w:val="es-ES"/>
        </w:rPr>
        <mc:AlternateContent>
          <mc:Choice Requires="wps">
            <w:drawing>
              <wp:anchor distT="45720" distB="45720" distL="114300" distR="114300" simplePos="0" relativeHeight="251659264" behindDoc="0" locked="0" layoutInCell="1" allowOverlap="1" wp14:anchorId="645E936B" wp14:editId="1B4A4EA8">
                <wp:simplePos x="0" y="0"/>
                <wp:positionH relativeFrom="column">
                  <wp:posOffset>2164715</wp:posOffset>
                </wp:positionH>
                <wp:positionV relativeFrom="paragraph">
                  <wp:posOffset>1119505</wp:posOffset>
                </wp:positionV>
                <wp:extent cx="790575" cy="292735"/>
                <wp:effectExtent l="0" t="0" r="0" b="0"/>
                <wp:wrapNone/>
                <wp:docPr id="7"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92735"/>
                        </a:xfrm>
                        <a:prstGeom prst="rect">
                          <a:avLst/>
                        </a:prstGeom>
                        <a:noFill/>
                        <a:ln w="9525">
                          <a:noFill/>
                          <a:miter lim="800000"/>
                          <a:headEnd/>
                          <a:tailEnd/>
                        </a:ln>
                      </wps:spPr>
                      <wps:txbx>
                        <w:txbxContent>
                          <w:p w14:paraId="2DDC7F86" w14:textId="77777777" w:rsidR="00D14696" w:rsidRPr="002E4045" w:rsidRDefault="00D14696" w:rsidP="00812D92">
                            <w:pPr>
                              <w:rPr>
                                <w:b/>
                                <w:sz w:val="16"/>
                                <w:szCs w:val="16"/>
                                <w:lang w:val="es-ES"/>
                              </w:rPr>
                            </w:pPr>
                            <w:r>
                              <w:rPr>
                                <w:b/>
                                <w:sz w:val="16"/>
                                <w:szCs w:val="16"/>
                              </w:rPr>
                              <w:t>OPAMP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5E936B" id="_x0000_t202" coordsize="21600,21600" o:spt="202" path="m,l,21600r21600,l21600,xe">
                <v:stroke joinstyle="miter"/>
                <v:path gradientshapeok="t" o:connecttype="rect"/>
              </v:shapetype>
              <v:shape id="Quadre de text 2" o:spid="_x0000_s1026" type="#_x0000_t202" style="position:absolute;left:0;text-align:left;margin-left:170.45pt;margin-top:88.15pt;width:62.25pt;height:23.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" filled="f" stroked="f">
                <v:textbox>
                  <w:txbxContent>
                    <w:p w14:paraId="2DDC7F86" w14:textId="77777777" w:rsidR="00D14696" w:rsidRPr="002E4045" w:rsidRDefault="00D14696" w:rsidP="00812D92">
                      <w:pPr>
                        <w:rPr>
                          <w:b/>
                          <w:sz w:val="16"/>
                          <w:szCs w:val="16"/>
                          <w:lang w:val="es-ES"/>
                        </w:rPr>
                      </w:pPr>
                      <w:r>
                        <w:rPr>
                          <w:b/>
                          <w:sz w:val="16"/>
                          <w:szCs w:val="16"/>
                        </w:rPr>
                        <w:t>OPAMP 1</w:t>
                      </w:r>
                    </w:p>
                  </w:txbxContent>
                </v:textbox>
              </v:shape>
            </w:pict>
          </mc:Fallback>
        </mc:AlternateContent>
      </w:r>
      <w:r>
        <w:rPr>
          <w:rFonts w:ascii="Times New Roman" w:eastAsia="Times New Roman" w:hAnsi="Times New Roman" w:cs="Times New Roman"/>
          <w:noProof/>
          <w:color w:val="000000"/>
          <w:lang w:val="es-ES"/>
        </w:rPr>
        <w:drawing>
          <wp:inline distT="0" distB="0" distL="0" distR="0" wp14:anchorId="0CB85442" wp14:editId="1685178F">
            <wp:extent cx="6102927" cy="30557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033" cy="3087875"/>
                    </a:xfrm>
                    <a:prstGeom prst="rect">
                      <a:avLst/>
                    </a:prstGeom>
                    <a:noFill/>
                  </pic:spPr>
                </pic:pic>
              </a:graphicData>
            </a:graphic>
          </wp:inline>
        </w:drawing>
      </w:r>
    </w:p>
    <w:p w14:paraId="69F27D73" w14:textId="77777777" w:rsidR="00BF1800" w:rsidRPr="00812D92" w:rsidRDefault="00BF1800" w:rsidP="00BF1800">
      <w:pPr>
        <w:widowControl w:val="0"/>
        <w:spacing w:line="240" w:lineRule="auto"/>
        <w:ind w:left="640" w:hanging="640"/>
        <w:rPr>
          <w:rFonts w:asciiTheme="minorHAnsi" w:eastAsia="Times New Roman" w:hAnsiTheme="minorHAnsi" w:cs="Times New Roman"/>
        </w:rPr>
      </w:pPr>
    </w:p>
    <w:p w14:paraId="16C39399" w14:textId="77777777" w:rsidR="00BF1800" w:rsidRPr="00812D92" w:rsidRDefault="00BF1800" w:rsidP="00BF1800">
      <w:pPr>
        <w:widowControl w:val="0"/>
        <w:spacing w:line="240" w:lineRule="auto"/>
        <w:ind w:left="640" w:hanging="640"/>
        <w:rPr>
          <w:rFonts w:asciiTheme="minorHAnsi" w:eastAsia="Times New Roman" w:hAnsiTheme="minorHAnsi" w:cs="Times New Roman"/>
        </w:rPr>
      </w:pPr>
    </w:p>
    <w:p w14:paraId="680220DB" w14:textId="77777777" w:rsidR="00BF1800" w:rsidRPr="00812D92" w:rsidRDefault="00BF1800" w:rsidP="00BF1800">
      <w:pPr>
        <w:rPr>
          <w:rFonts w:asciiTheme="minorHAnsi" w:eastAsia="Times New Roman" w:hAnsiTheme="minorHAnsi" w:cs="Times New Roman"/>
        </w:rPr>
      </w:pPr>
      <w:r w:rsidRPr="00812D92">
        <w:rPr>
          <w:rFonts w:asciiTheme="minorHAnsi" w:eastAsia="Times New Roman" w:hAnsiTheme="minorHAnsi" w:cs="Times New Roman"/>
        </w:rPr>
        <w:br w:type="page"/>
      </w:r>
    </w:p>
    <w:p w14:paraId="5C0786CA" w14:textId="7C857130" w:rsidR="00812D92" w:rsidRPr="00812D92" w:rsidRDefault="00812D92" w:rsidP="00812D92">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w:t>
      </w:r>
      <w:r w:rsidRPr="00812D92">
        <w:rPr>
          <w:rFonts w:asciiTheme="minorHAnsi" w:eastAsia="Times New Roman" w:hAnsiTheme="minorHAnsi" w:cs="Times New Roman"/>
          <w:lang w:val="es-ES"/>
        </w:rPr>
        <w:t xml:space="preserve">Figure </w:t>
      </w:r>
      <w:r w:rsidR="006B3BE4">
        <w:rPr>
          <w:rFonts w:asciiTheme="minorHAnsi" w:eastAsia="Times New Roman" w:hAnsiTheme="minorHAnsi" w:cs="Times New Roman"/>
          <w:lang w:val="es-ES"/>
        </w:rPr>
        <w:t>7</w:t>
      </w:r>
      <w:r w:rsidRPr="00812D92">
        <w:rPr>
          <w:rFonts w:asciiTheme="minorHAnsi" w:eastAsia="Times New Roman" w:hAnsiTheme="minorHAnsi" w:cs="Times New Roman"/>
          <w:lang w:val="es-ES"/>
        </w:rPr>
        <w:t xml:space="preserve"> </w:t>
      </w:r>
    </w:p>
    <w:p w14:paraId="27CAD744" w14:textId="77777777" w:rsidR="00812D92" w:rsidRPr="00812D92" w:rsidRDefault="00812D92" w:rsidP="00812D92">
      <w:pPr>
        <w:widowControl w:val="0"/>
        <w:spacing w:line="240" w:lineRule="auto"/>
        <w:ind w:left="640" w:hanging="640"/>
        <w:rPr>
          <w:rFonts w:asciiTheme="minorHAnsi" w:eastAsia="Times New Roman" w:hAnsiTheme="minorHAnsi" w:cs="Times New Roman"/>
          <w:lang w:val="es-ES"/>
        </w:rPr>
      </w:pPr>
    </w:p>
    <w:p w14:paraId="26543E44" w14:textId="77777777" w:rsidR="006B3BE4" w:rsidRPr="002E4045" w:rsidRDefault="006B3BE4" w:rsidP="006B3BE4">
      <w:pPr>
        <w:jc w:val="both"/>
        <w:rPr>
          <w:rFonts w:ascii="Times New Roman" w:hAnsi="Times New Roman" w:cs="Times New Roman"/>
        </w:rPr>
      </w:pPr>
    </w:p>
    <w:p w14:paraId="08E58BE6" w14:textId="19E323CD" w:rsidR="006B3BE4" w:rsidRDefault="00C23488" w:rsidP="006B3BE4">
      <w:r>
        <w:rPr>
          <w:noProof/>
        </w:rPr>
        <w:drawing>
          <wp:inline distT="0" distB="0" distL="0" distR="0" wp14:anchorId="14C26F89" wp14:editId="4FEFBBC0">
            <wp:extent cx="5138035" cy="3115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7503" cy="3121051"/>
                    </a:xfrm>
                    <a:prstGeom prst="rect">
                      <a:avLst/>
                    </a:prstGeom>
                    <a:noFill/>
                  </pic:spPr>
                </pic:pic>
              </a:graphicData>
            </a:graphic>
          </wp:inline>
        </w:drawing>
      </w:r>
    </w:p>
    <w:p w14:paraId="2BB1040D" w14:textId="77777777" w:rsidR="00812D92" w:rsidRPr="006B3BE4" w:rsidRDefault="00812D92" w:rsidP="00812D92">
      <w:pPr>
        <w:widowControl w:val="0"/>
        <w:spacing w:line="240" w:lineRule="auto"/>
        <w:ind w:left="640" w:hanging="640"/>
        <w:rPr>
          <w:rFonts w:asciiTheme="minorHAnsi" w:eastAsia="Times New Roman" w:hAnsiTheme="minorHAnsi" w:cs="Times New Roman"/>
        </w:rPr>
      </w:pPr>
    </w:p>
    <w:p w14:paraId="40F530FA" w14:textId="77777777" w:rsidR="00812D92" w:rsidRPr="006B3BE4" w:rsidRDefault="00812D92" w:rsidP="00812D92">
      <w:pPr>
        <w:rPr>
          <w:rFonts w:asciiTheme="minorHAnsi" w:eastAsia="Times New Roman" w:hAnsiTheme="minorHAnsi" w:cs="Times New Roman"/>
        </w:rPr>
      </w:pPr>
      <w:r w:rsidRPr="006B3BE4">
        <w:rPr>
          <w:rFonts w:asciiTheme="minorHAnsi" w:eastAsia="Times New Roman" w:hAnsiTheme="minorHAnsi" w:cs="Times New Roman"/>
        </w:rPr>
        <w:br w:type="page"/>
      </w:r>
    </w:p>
    <w:p w14:paraId="1964C0E3" w14:textId="4012B5E1" w:rsidR="00812D92" w:rsidRPr="00812D92" w:rsidRDefault="00812D92" w:rsidP="00812D92">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w:t>
      </w:r>
      <w:r w:rsidRPr="00812D92">
        <w:rPr>
          <w:rFonts w:asciiTheme="minorHAnsi" w:eastAsia="Times New Roman" w:hAnsiTheme="minorHAnsi" w:cs="Times New Roman"/>
          <w:lang w:val="es-ES"/>
        </w:rPr>
        <w:t xml:space="preserve">Figure </w:t>
      </w:r>
      <w:r w:rsidR="006B3BE4">
        <w:rPr>
          <w:rFonts w:asciiTheme="minorHAnsi" w:eastAsia="Times New Roman" w:hAnsiTheme="minorHAnsi" w:cs="Times New Roman"/>
          <w:lang w:val="es-ES"/>
        </w:rPr>
        <w:t>8</w:t>
      </w:r>
      <w:r w:rsidRPr="00812D92">
        <w:rPr>
          <w:rFonts w:asciiTheme="minorHAnsi" w:eastAsia="Times New Roman" w:hAnsiTheme="minorHAnsi" w:cs="Times New Roman"/>
          <w:lang w:val="es-ES"/>
        </w:rPr>
        <w:t xml:space="preserve"> </w:t>
      </w:r>
    </w:p>
    <w:p w14:paraId="28D85E31" w14:textId="77777777" w:rsidR="006B3BE4" w:rsidRPr="000A4F73" w:rsidRDefault="006B3BE4" w:rsidP="006B3BE4">
      <w:pPr>
        <w:pBdr>
          <w:top w:val="nil"/>
          <w:left w:val="nil"/>
          <w:bottom w:val="nil"/>
          <w:right w:val="nil"/>
          <w:between w:val="nil"/>
        </w:pBdr>
        <w:jc w:val="both"/>
        <w:rPr>
          <w:rFonts w:ascii="Times New Roman" w:eastAsia="Times New Roman" w:hAnsi="Times New Roman" w:cs="Times New Roman"/>
          <w:color w:val="000000"/>
        </w:rPr>
      </w:pPr>
    </w:p>
    <w:p w14:paraId="0FA25565" w14:textId="77777777" w:rsidR="006B3BE4" w:rsidRDefault="006B3BE4" w:rsidP="006B3BE4">
      <w:pPr>
        <w:pBdr>
          <w:top w:val="nil"/>
          <w:left w:val="nil"/>
          <w:bottom w:val="nil"/>
          <w:right w:val="nil"/>
          <w:between w:val="nil"/>
        </w:pBdr>
        <w:jc w:val="both"/>
      </w:pPr>
      <w:r>
        <w:rPr>
          <w:noProof/>
          <w:color w:val="000000"/>
          <w:lang w:val="es-ES"/>
        </w:rPr>
        <w:drawing>
          <wp:inline distT="0" distB="0" distL="0" distR="0" wp14:anchorId="221B07EC" wp14:editId="020BABB9">
            <wp:extent cx="4796600" cy="190531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96600" cy="1905316"/>
                    </a:xfrm>
                    <a:prstGeom prst="rect">
                      <a:avLst/>
                    </a:prstGeom>
                    <a:ln/>
                  </pic:spPr>
                </pic:pic>
              </a:graphicData>
            </a:graphic>
          </wp:inline>
        </w:drawing>
      </w:r>
    </w:p>
    <w:p w14:paraId="7E16D43C" w14:textId="77777777" w:rsidR="00812D92" w:rsidRPr="006B3BE4" w:rsidRDefault="00812D92" w:rsidP="00812D92">
      <w:pPr>
        <w:widowControl w:val="0"/>
        <w:spacing w:line="240" w:lineRule="auto"/>
        <w:ind w:left="640" w:hanging="640"/>
        <w:rPr>
          <w:rFonts w:asciiTheme="minorHAnsi" w:eastAsia="Times New Roman" w:hAnsiTheme="minorHAnsi" w:cs="Times New Roman"/>
        </w:rPr>
      </w:pPr>
    </w:p>
    <w:p w14:paraId="4CD8F782" w14:textId="77777777" w:rsidR="00812D92" w:rsidRPr="006B3BE4" w:rsidRDefault="00812D92" w:rsidP="00812D92">
      <w:pPr>
        <w:rPr>
          <w:rFonts w:asciiTheme="minorHAnsi" w:eastAsia="Times New Roman" w:hAnsiTheme="minorHAnsi" w:cs="Times New Roman"/>
        </w:rPr>
      </w:pPr>
      <w:r w:rsidRPr="006B3BE4">
        <w:rPr>
          <w:rFonts w:asciiTheme="minorHAnsi" w:eastAsia="Times New Roman" w:hAnsiTheme="minorHAnsi" w:cs="Times New Roman"/>
        </w:rPr>
        <w:br w:type="page"/>
      </w:r>
    </w:p>
    <w:p w14:paraId="3A9C1DDA" w14:textId="1C029311" w:rsidR="00812D92" w:rsidRPr="00812D92" w:rsidRDefault="00812D92" w:rsidP="00812D92">
      <w:pPr>
        <w:widowControl w:val="0"/>
        <w:spacing w:line="240" w:lineRule="auto"/>
        <w:ind w:left="640" w:hanging="640"/>
        <w:jc w:val="right"/>
        <w:rPr>
          <w:rFonts w:asciiTheme="minorHAnsi" w:eastAsia="Times New Roman" w:hAnsiTheme="minorHAnsi" w:cs="Times New Roman"/>
          <w:lang w:val="es-ES"/>
        </w:rPr>
      </w:pPr>
      <w:r w:rsidRPr="00C23488">
        <w:rPr>
          <w:rFonts w:asciiTheme="minorHAnsi" w:eastAsia="Times New Roman" w:hAnsiTheme="minorHAnsi" w:cs="Times New Roman"/>
          <w:lang w:val="es-ES"/>
        </w:rPr>
        <w:lastRenderedPageBreak/>
        <w:t xml:space="preserve">Salvador et al. </w:t>
      </w:r>
      <w:r w:rsidRPr="00812D92">
        <w:rPr>
          <w:rFonts w:asciiTheme="minorHAnsi" w:eastAsia="Times New Roman" w:hAnsiTheme="minorHAnsi" w:cs="Times New Roman"/>
          <w:lang w:val="es-ES"/>
        </w:rPr>
        <w:t xml:space="preserve">Figure </w:t>
      </w:r>
      <w:r w:rsidR="006B3BE4">
        <w:rPr>
          <w:rFonts w:asciiTheme="minorHAnsi" w:eastAsia="Times New Roman" w:hAnsiTheme="minorHAnsi" w:cs="Times New Roman"/>
          <w:lang w:val="es-ES"/>
        </w:rPr>
        <w:t>9</w:t>
      </w:r>
      <w:r w:rsidRPr="00812D92">
        <w:rPr>
          <w:rFonts w:asciiTheme="minorHAnsi" w:eastAsia="Times New Roman" w:hAnsiTheme="minorHAnsi" w:cs="Times New Roman"/>
          <w:lang w:val="es-ES"/>
        </w:rPr>
        <w:t xml:space="preserve"> </w:t>
      </w:r>
    </w:p>
    <w:p w14:paraId="48649A80" w14:textId="77777777" w:rsidR="006B3BE4" w:rsidRDefault="006B3BE4" w:rsidP="006B3BE4">
      <w:pPr>
        <w:pBdr>
          <w:top w:val="nil"/>
          <w:left w:val="nil"/>
          <w:bottom w:val="nil"/>
          <w:right w:val="nil"/>
          <w:between w:val="nil"/>
        </w:pBdr>
        <w:jc w:val="both"/>
        <w:rPr>
          <w:rFonts w:ascii="Times New Roman" w:eastAsia="Times New Roman" w:hAnsi="Times New Roman" w:cs="Times New Roman"/>
        </w:rPr>
      </w:pPr>
    </w:p>
    <w:p w14:paraId="5687E9EE" w14:textId="77777777" w:rsidR="006B3BE4" w:rsidRDefault="006B3BE4" w:rsidP="006B3BE4">
      <w:pPr>
        <w:pBdr>
          <w:top w:val="nil"/>
          <w:left w:val="nil"/>
          <w:bottom w:val="nil"/>
          <w:right w:val="nil"/>
          <w:between w:val="nil"/>
        </w:pBdr>
        <w:jc w:val="both"/>
        <w:rPr>
          <w:rFonts w:ascii="Times New Roman" w:eastAsia="Times New Roman" w:hAnsi="Times New Roman" w:cs="Times New Roman"/>
        </w:rPr>
      </w:pPr>
      <w:r w:rsidRPr="00045C2E">
        <w:rPr>
          <w:rFonts w:ascii="Times New Roman" w:eastAsia="Times New Roman" w:hAnsi="Times New Roman" w:cs="Times New Roman"/>
          <w:lang w:val="ca-ES"/>
        </w:rPr>
        <w:object w:dxaOrig="6706" w:dyaOrig="4258" w14:anchorId="29D0C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4pt;height:213.6pt" o:ole="">
            <v:imagedata r:id="rId19" o:title=""/>
          </v:shape>
          <o:OLEObject Type="Embed" ProgID="Prism7.Document" ShapeID="_x0000_i1025" DrawAspect="Content" ObjectID="_1702807089" r:id="rId20"/>
        </w:object>
      </w:r>
    </w:p>
    <w:p w14:paraId="1232160E" w14:textId="77777777" w:rsidR="00812D92" w:rsidRPr="006B3BE4" w:rsidRDefault="00812D92" w:rsidP="00812D92">
      <w:pPr>
        <w:widowControl w:val="0"/>
        <w:spacing w:line="240" w:lineRule="auto"/>
        <w:ind w:left="640" w:hanging="640"/>
        <w:rPr>
          <w:rFonts w:asciiTheme="minorHAnsi" w:eastAsia="Times New Roman" w:hAnsiTheme="minorHAnsi" w:cs="Times New Roman"/>
        </w:rPr>
      </w:pPr>
    </w:p>
    <w:p w14:paraId="2684D31B" w14:textId="77777777" w:rsidR="00812D92" w:rsidRPr="006B3BE4" w:rsidRDefault="00812D92" w:rsidP="00812D92">
      <w:pPr>
        <w:widowControl w:val="0"/>
        <w:spacing w:line="240" w:lineRule="auto"/>
        <w:ind w:left="640" w:hanging="640"/>
        <w:rPr>
          <w:rFonts w:asciiTheme="minorHAnsi" w:eastAsia="Times New Roman" w:hAnsiTheme="minorHAnsi" w:cs="Times New Roman"/>
        </w:rPr>
      </w:pPr>
    </w:p>
    <w:p w14:paraId="50A3793E" w14:textId="77777777" w:rsidR="00812D92" w:rsidRPr="006B3BE4" w:rsidRDefault="00812D92" w:rsidP="00812D92">
      <w:pPr>
        <w:rPr>
          <w:rFonts w:asciiTheme="minorHAnsi" w:eastAsia="Times New Roman" w:hAnsiTheme="minorHAnsi" w:cs="Times New Roman"/>
        </w:rPr>
      </w:pPr>
      <w:r w:rsidRPr="006B3BE4">
        <w:rPr>
          <w:rFonts w:asciiTheme="minorHAnsi" w:eastAsia="Times New Roman" w:hAnsiTheme="minorHAnsi" w:cs="Times New Roman"/>
        </w:rPr>
        <w:br w:type="page"/>
      </w:r>
    </w:p>
    <w:p w14:paraId="01B16788" w14:textId="4A262116" w:rsidR="00812D92" w:rsidRPr="006B3BE4" w:rsidRDefault="006B3BE4" w:rsidP="00812D92">
      <w:pPr>
        <w:widowControl w:val="0"/>
        <w:spacing w:line="240" w:lineRule="auto"/>
        <w:ind w:left="640" w:hanging="640"/>
        <w:rPr>
          <w:rFonts w:asciiTheme="minorHAnsi" w:eastAsia="Times New Roman" w:hAnsiTheme="minorHAnsi" w:cs="Times New Roman"/>
        </w:rPr>
      </w:pPr>
      <w:r w:rsidRPr="006B3BE4">
        <w:rPr>
          <w:rFonts w:asciiTheme="minorHAnsi" w:eastAsia="Times New Roman" w:hAnsiTheme="minorHAnsi" w:cs="Times New Roman"/>
        </w:rPr>
        <w:lastRenderedPageBreak/>
        <w:t>TABLE CAPTIONS</w:t>
      </w:r>
    </w:p>
    <w:p w14:paraId="0DDD8654" w14:textId="3FA0CA38" w:rsidR="00812D92" w:rsidRDefault="006B3BE4" w:rsidP="006B3BE4">
      <w:pPr>
        <w:widowControl w:val="0"/>
        <w:spacing w:line="240" w:lineRule="auto"/>
        <w:rPr>
          <w:rFonts w:asciiTheme="minorHAnsi" w:eastAsia="Times New Roman" w:hAnsiTheme="minorHAnsi" w:cs="Times New Roman"/>
        </w:rPr>
      </w:pPr>
      <w:r w:rsidRPr="006B3BE4">
        <w:rPr>
          <w:rFonts w:asciiTheme="minorHAnsi" w:eastAsia="Times New Roman" w:hAnsiTheme="minorHAnsi" w:cs="Times New Roman"/>
        </w:rPr>
        <w:t xml:space="preserve">Table 1: Steps involved for continuous flow in situ multiplexed </w:t>
      </w:r>
      <w:proofErr w:type="spellStart"/>
      <w:r w:rsidRPr="006B3BE4">
        <w:rPr>
          <w:rFonts w:asciiTheme="minorHAnsi" w:eastAsia="Times New Roman" w:hAnsiTheme="minorHAnsi" w:cs="Times New Roman"/>
        </w:rPr>
        <w:t>biodetection</w:t>
      </w:r>
      <w:proofErr w:type="spellEnd"/>
      <w:r w:rsidRPr="006B3BE4">
        <w:rPr>
          <w:rFonts w:asciiTheme="minorHAnsi" w:eastAsia="Times New Roman" w:hAnsiTheme="minorHAnsi" w:cs="Times New Roman"/>
        </w:rPr>
        <w:t xml:space="preserve"> of the developed device.</w:t>
      </w:r>
    </w:p>
    <w:p w14:paraId="167AA7FA" w14:textId="4D34EC4E" w:rsidR="0065154B" w:rsidRDefault="0065154B" w:rsidP="006B3BE4">
      <w:pPr>
        <w:widowControl w:val="0"/>
        <w:spacing w:line="240" w:lineRule="auto"/>
        <w:rPr>
          <w:rFonts w:asciiTheme="minorHAnsi" w:eastAsia="Times New Roman" w:hAnsiTheme="minorHAnsi" w:cs="Times New Roman"/>
        </w:rPr>
      </w:pPr>
      <w:r>
        <w:rPr>
          <w:rFonts w:asciiTheme="minorHAnsi" w:eastAsia="Times New Roman" w:hAnsiTheme="minorHAnsi" w:cs="Times New Roman"/>
        </w:rPr>
        <w:t>Table 2. Estimated energy consumption of the whole prototype</w:t>
      </w:r>
      <w:ins w:id="346" w:author="Manel Lopez" w:date="2022-01-04T09:20:00Z">
        <w:r w:rsidR="00EC11C1">
          <w:rPr>
            <w:rFonts w:asciiTheme="minorHAnsi" w:eastAsia="Times New Roman" w:hAnsiTheme="minorHAnsi" w:cs="Times New Roman"/>
          </w:rPr>
          <w:t>, including the microvalves (</w:t>
        </w:r>
      </w:ins>
      <w:ins w:id="347" w:author="Manel Lopez" w:date="2022-01-04T09:29:00Z">
        <w:r w:rsidR="009077AF">
          <w:rPr>
            <w:rFonts w:asciiTheme="minorHAnsi" w:eastAsia="Times New Roman" w:hAnsiTheme="minorHAnsi" w:cs="Times New Roman"/>
          </w:rPr>
          <w:t xml:space="preserve">6 </w:t>
        </w:r>
      </w:ins>
      <w:ins w:id="348" w:author="Manel Lopez" w:date="2022-01-04T09:20:00Z">
        <w:r w:rsidR="00EC11C1">
          <w:rPr>
            <w:rFonts w:asciiTheme="minorHAnsi" w:eastAsia="Times New Roman" w:hAnsiTheme="minorHAnsi" w:cstheme="minorHAnsi"/>
          </w:rPr>
          <w:t>µ</w:t>
        </w:r>
        <w:r w:rsidR="00EC11C1">
          <w:rPr>
            <w:rFonts w:asciiTheme="minorHAnsi" w:eastAsia="Times New Roman" w:hAnsiTheme="minorHAnsi" w:cs="Times New Roman"/>
          </w:rPr>
          <w:t xml:space="preserve">Vs) of the different reservoir tanks, </w:t>
        </w:r>
      </w:ins>
      <w:ins w:id="349" w:author="Manel Lopez" w:date="2022-01-04T09:21:00Z">
        <w:r w:rsidR="00EC11C1">
          <w:rPr>
            <w:rFonts w:asciiTheme="minorHAnsi" w:eastAsia="Times New Roman" w:hAnsiTheme="minorHAnsi" w:cs="Times New Roman"/>
          </w:rPr>
          <w:t xml:space="preserve">the </w:t>
        </w:r>
      </w:ins>
      <w:ins w:id="350" w:author="Manel Lopez" w:date="2022-01-04T09:29:00Z">
        <w:r w:rsidR="009077AF">
          <w:rPr>
            <w:rFonts w:asciiTheme="minorHAnsi" w:eastAsia="Times New Roman" w:hAnsiTheme="minorHAnsi" w:cs="Times New Roman"/>
          </w:rPr>
          <w:t>3</w:t>
        </w:r>
      </w:ins>
      <w:ins w:id="351" w:author="Manel Lopez" w:date="2022-01-04T09:21:00Z">
        <w:r w:rsidR="00EC11C1">
          <w:rPr>
            <w:rFonts w:asciiTheme="minorHAnsi" w:eastAsia="Times New Roman" w:hAnsiTheme="minorHAnsi" w:cstheme="minorHAnsi"/>
          </w:rPr>
          <w:t>µ</w:t>
        </w:r>
        <w:r w:rsidR="00EC11C1">
          <w:rPr>
            <w:rFonts w:asciiTheme="minorHAnsi" w:eastAsia="Times New Roman" w:hAnsiTheme="minorHAnsi" w:cs="Times New Roman"/>
          </w:rPr>
          <w:t xml:space="preserve">Vs associated to the </w:t>
        </w:r>
      </w:ins>
      <w:ins w:id="352" w:author="Manel Lopez" w:date="2022-01-04T09:23:00Z">
        <w:r w:rsidR="00EC11C1" w:rsidRPr="00EC11C1">
          <w:rPr>
            <w:rFonts w:asciiTheme="minorHAnsi" w:eastAsia="Times New Roman" w:hAnsiTheme="minorHAnsi" w:cs="Times New Roman"/>
          </w:rPr>
          <w:t>filling and emptying</w:t>
        </w:r>
        <w:r w:rsidR="00EC11C1">
          <w:rPr>
            <w:rFonts w:asciiTheme="minorHAnsi" w:eastAsia="Times New Roman" w:hAnsiTheme="minorHAnsi" w:cs="Times New Roman"/>
          </w:rPr>
          <w:t xml:space="preserve"> of the </w:t>
        </w:r>
      </w:ins>
      <w:ins w:id="353" w:author="Manel Lopez" w:date="2022-01-04T09:24:00Z">
        <w:r w:rsidR="00EC11C1">
          <w:rPr>
            <w:rFonts w:asciiTheme="minorHAnsi" w:eastAsia="Times New Roman" w:hAnsiTheme="minorHAnsi" w:cs="Times New Roman"/>
          </w:rPr>
          <w:t>Fluidic Module (FM)</w:t>
        </w:r>
        <w:r w:rsidR="003416B0">
          <w:rPr>
            <w:rFonts w:asciiTheme="minorHAnsi" w:eastAsia="Times New Roman" w:hAnsiTheme="minorHAnsi" w:cs="Times New Roman"/>
          </w:rPr>
          <w:t xml:space="preserve">, the </w:t>
        </w:r>
      </w:ins>
      <w:ins w:id="354" w:author="Manel Lopez" w:date="2022-01-04T09:30:00Z">
        <w:r w:rsidR="009077AF">
          <w:rPr>
            <w:rFonts w:asciiTheme="minorHAnsi" w:eastAsia="Times New Roman" w:hAnsiTheme="minorHAnsi" w:cs="Times New Roman"/>
          </w:rPr>
          <w:t xml:space="preserve">9 </w:t>
        </w:r>
      </w:ins>
      <w:ins w:id="355" w:author="Manel Lopez" w:date="2022-01-04T09:24:00Z">
        <w:r w:rsidR="003416B0">
          <w:rPr>
            <w:rFonts w:asciiTheme="minorHAnsi" w:eastAsia="Times New Roman" w:hAnsiTheme="minorHAnsi" w:cstheme="minorHAnsi"/>
          </w:rPr>
          <w:t>µ</w:t>
        </w:r>
        <w:r w:rsidR="003416B0">
          <w:rPr>
            <w:rFonts w:asciiTheme="minorHAnsi" w:eastAsia="Times New Roman" w:hAnsiTheme="minorHAnsi" w:cs="Times New Roman"/>
          </w:rPr>
          <w:t>Vs related with the</w:t>
        </w:r>
      </w:ins>
      <w:ins w:id="356" w:author="Manel Lopez" w:date="2022-01-04T09:25:00Z">
        <w:r w:rsidR="003416B0">
          <w:rPr>
            <w:rFonts w:asciiTheme="minorHAnsi" w:eastAsia="Times New Roman" w:hAnsiTheme="minorHAnsi" w:cs="Times New Roman"/>
          </w:rPr>
          <w:t xml:space="preserve"> pulsed flow method</w:t>
        </w:r>
      </w:ins>
      <w:ins w:id="357" w:author="Manel Lopez" w:date="2022-01-04T09:31:00Z">
        <w:r w:rsidR="009077AF">
          <w:rPr>
            <w:rFonts w:asciiTheme="minorHAnsi" w:eastAsia="Times New Roman" w:hAnsiTheme="minorHAnsi" w:cs="Times New Roman"/>
          </w:rPr>
          <w:t xml:space="preserve"> (PFM)</w:t>
        </w:r>
      </w:ins>
      <w:ins w:id="358" w:author="Manel Lopez" w:date="2022-01-04T09:25:00Z">
        <w:r w:rsidR="003416B0">
          <w:rPr>
            <w:rFonts w:asciiTheme="minorHAnsi" w:eastAsia="Times New Roman" w:hAnsiTheme="minorHAnsi" w:cs="Times New Roman"/>
          </w:rPr>
          <w:t xml:space="preserve"> and the micropump </w:t>
        </w:r>
        <w:r w:rsidR="003416B0">
          <w:rPr>
            <w:rFonts w:asciiTheme="minorHAnsi" w:eastAsia="Times New Roman" w:hAnsiTheme="minorHAnsi" w:cstheme="minorHAnsi"/>
          </w:rPr>
          <w:t>µ</w:t>
        </w:r>
        <w:r w:rsidR="003416B0">
          <w:rPr>
            <w:rFonts w:asciiTheme="minorHAnsi" w:eastAsia="Times New Roman" w:hAnsiTheme="minorHAnsi" w:cs="Times New Roman"/>
          </w:rPr>
          <w:t>P.</w:t>
        </w:r>
      </w:ins>
      <w:ins w:id="359" w:author="Manel Lopez" w:date="2022-01-04T09:24:00Z">
        <w:r w:rsidR="003416B0">
          <w:rPr>
            <w:rFonts w:asciiTheme="minorHAnsi" w:eastAsia="Times New Roman" w:hAnsiTheme="minorHAnsi" w:cs="Times New Roman"/>
          </w:rPr>
          <w:t xml:space="preserve"> </w:t>
        </w:r>
      </w:ins>
    </w:p>
    <w:p w14:paraId="5A81CF2E" w14:textId="650BE103" w:rsidR="006B3BE4" w:rsidRPr="006B3BE4" w:rsidRDefault="006B3BE4" w:rsidP="006B3BE4">
      <w:pPr>
        <w:widowControl w:val="0"/>
        <w:spacing w:line="240" w:lineRule="auto"/>
        <w:rPr>
          <w:rFonts w:asciiTheme="minorHAnsi" w:eastAsia="Times New Roman" w:hAnsiTheme="minorHAnsi" w:cs="Times New Roman"/>
        </w:rPr>
      </w:pPr>
      <w:r w:rsidRPr="006B3BE4">
        <w:rPr>
          <w:rFonts w:asciiTheme="minorHAnsi" w:eastAsia="Times New Roman" w:hAnsiTheme="minorHAnsi" w:cs="Times New Roman"/>
        </w:rPr>
        <w:t>Table</w:t>
      </w:r>
      <w:r>
        <w:rPr>
          <w:rFonts w:asciiTheme="minorHAnsi" w:eastAsia="Times New Roman" w:hAnsiTheme="minorHAnsi" w:cs="Times New Roman"/>
        </w:rPr>
        <w:t xml:space="preserve"> </w:t>
      </w:r>
      <w:r w:rsidR="0065154B">
        <w:rPr>
          <w:rFonts w:asciiTheme="minorHAnsi" w:eastAsia="Times New Roman" w:hAnsiTheme="minorHAnsi" w:cs="Times New Roman"/>
        </w:rPr>
        <w:t>3</w:t>
      </w:r>
      <w:r w:rsidRPr="006B3BE4">
        <w:rPr>
          <w:rFonts w:asciiTheme="minorHAnsi" w:eastAsia="Times New Roman" w:hAnsiTheme="minorHAnsi" w:cs="Times New Roman"/>
        </w:rPr>
        <w:t xml:space="preserve">. Analytical parameters from the eight calibration curves acquired simultaneously for the detection of </w:t>
      </w:r>
      <w:proofErr w:type="spellStart"/>
      <w:r w:rsidRPr="006B3BE4">
        <w:rPr>
          <w:rFonts w:asciiTheme="minorHAnsi" w:eastAsia="Times New Roman" w:hAnsiTheme="minorHAnsi" w:cs="Times New Roman"/>
        </w:rPr>
        <w:t>Irgarol</w:t>
      </w:r>
      <w:proofErr w:type="spellEnd"/>
      <w:r w:rsidRPr="006B3BE4">
        <w:rPr>
          <w:rFonts w:asciiTheme="minorHAnsi" w:eastAsia="Times New Roman" w:hAnsiTheme="minorHAnsi" w:cs="Times New Roman"/>
        </w:rPr>
        <w:t xml:space="preserve"> 1051®. A four-logistic equation was employed for the fitting of the data acquired. The mean value and SD   </w:t>
      </w:r>
      <w:r w:rsidR="0029182E" w:rsidRPr="006B3BE4">
        <w:rPr>
          <w:rFonts w:asciiTheme="minorHAnsi" w:eastAsia="Times New Roman" w:hAnsiTheme="minorHAnsi" w:cs="Times New Roman"/>
        </w:rPr>
        <w:t>correspond</w:t>
      </w:r>
      <w:r w:rsidRPr="006B3BE4">
        <w:rPr>
          <w:rFonts w:asciiTheme="minorHAnsi" w:eastAsia="Times New Roman" w:hAnsiTheme="minorHAnsi" w:cs="Times New Roman"/>
        </w:rPr>
        <w:t xml:space="preserve"> to the eight different SPE. Limit of detection (LOD) was calculated for each calibration curve to the IC90.</w:t>
      </w:r>
    </w:p>
    <w:p w14:paraId="067707A8" w14:textId="77777777" w:rsidR="00812D92" w:rsidRPr="006B3BE4" w:rsidRDefault="00812D92" w:rsidP="00812D92">
      <w:pPr>
        <w:rPr>
          <w:rFonts w:asciiTheme="minorHAnsi" w:eastAsia="Times New Roman" w:hAnsiTheme="minorHAnsi" w:cs="Times New Roman"/>
        </w:rPr>
      </w:pPr>
      <w:r w:rsidRPr="006B3BE4">
        <w:rPr>
          <w:rFonts w:asciiTheme="minorHAnsi" w:eastAsia="Times New Roman" w:hAnsiTheme="minorHAnsi" w:cs="Times New Roman"/>
        </w:rPr>
        <w:br w:type="page"/>
      </w:r>
    </w:p>
    <w:p w14:paraId="1F6D78EC" w14:textId="52352F68" w:rsidR="00812D92" w:rsidRDefault="00812D92" w:rsidP="00812D92">
      <w:pPr>
        <w:widowControl w:val="0"/>
        <w:spacing w:line="240" w:lineRule="auto"/>
        <w:ind w:left="640" w:hanging="640"/>
        <w:jc w:val="right"/>
        <w:rPr>
          <w:rFonts w:asciiTheme="minorHAnsi" w:eastAsia="Times New Roman" w:hAnsiTheme="minorHAnsi" w:cs="Times New Roman"/>
        </w:rPr>
      </w:pPr>
      <w:r w:rsidRPr="006B3BE4">
        <w:rPr>
          <w:rFonts w:asciiTheme="minorHAnsi" w:eastAsia="Times New Roman" w:hAnsiTheme="minorHAnsi" w:cs="Times New Roman"/>
        </w:rPr>
        <w:lastRenderedPageBreak/>
        <w:t xml:space="preserve">Salvador et al. </w:t>
      </w:r>
      <w:r w:rsidR="006B3BE4">
        <w:rPr>
          <w:rFonts w:asciiTheme="minorHAnsi" w:eastAsia="Times New Roman" w:hAnsiTheme="minorHAnsi" w:cs="Times New Roman"/>
        </w:rPr>
        <w:t>Table</w:t>
      </w:r>
      <w:r>
        <w:rPr>
          <w:rFonts w:asciiTheme="minorHAnsi" w:eastAsia="Times New Roman" w:hAnsiTheme="minorHAnsi" w:cs="Times New Roman"/>
        </w:rPr>
        <w:t xml:space="preserve"> 1 </w:t>
      </w:r>
    </w:p>
    <w:tbl>
      <w:tblPr>
        <w:tblStyle w:val="Taulaambquadrcula"/>
        <w:tblW w:w="0" w:type="auto"/>
        <w:jc w:val="center"/>
        <w:tblLook w:val="04A0" w:firstRow="1" w:lastRow="0" w:firstColumn="1" w:lastColumn="0" w:noHBand="0" w:noVBand="1"/>
      </w:tblPr>
      <w:tblGrid>
        <w:gridCol w:w="626"/>
        <w:gridCol w:w="5606"/>
        <w:gridCol w:w="1023"/>
      </w:tblGrid>
      <w:tr w:rsidR="006B3BE4" w:rsidRPr="00A03908" w14:paraId="66CD9773" w14:textId="77777777" w:rsidTr="00D14696">
        <w:trPr>
          <w:jc w:val="center"/>
        </w:trPr>
        <w:tc>
          <w:tcPr>
            <w:tcW w:w="626" w:type="dxa"/>
          </w:tcPr>
          <w:p w14:paraId="5D6896D9" w14:textId="77777777" w:rsidR="006B3BE4" w:rsidRPr="00F70D93" w:rsidRDefault="006B3BE4" w:rsidP="00D14696">
            <w:pPr>
              <w:spacing w:after="0"/>
              <w:jc w:val="center"/>
              <w:rPr>
                <w:b/>
              </w:rPr>
            </w:pPr>
            <w:bookmarkStart w:id="360" w:name="_Hlk63669534"/>
            <w:r>
              <w:rPr>
                <w:b/>
              </w:rPr>
              <w:t>Step</w:t>
            </w:r>
          </w:p>
        </w:tc>
        <w:tc>
          <w:tcPr>
            <w:tcW w:w="5606" w:type="dxa"/>
          </w:tcPr>
          <w:p w14:paraId="106FFC85" w14:textId="77777777" w:rsidR="006B3BE4" w:rsidRPr="003346E5" w:rsidRDefault="006B3BE4" w:rsidP="00D14696">
            <w:pPr>
              <w:spacing w:after="0"/>
              <w:jc w:val="center"/>
              <w:rPr>
                <w:b/>
              </w:rPr>
            </w:pPr>
            <w:r w:rsidRPr="003346E5">
              <w:rPr>
                <w:b/>
              </w:rPr>
              <w:t>Description</w:t>
            </w:r>
          </w:p>
        </w:tc>
        <w:tc>
          <w:tcPr>
            <w:tcW w:w="1023" w:type="dxa"/>
          </w:tcPr>
          <w:p w14:paraId="33372D32" w14:textId="77777777" w:rsidR="006B3BE4" w:rsidRPr="003346E5" w:rsidRDefault="006B3BE4" w:rsidP="00D14696">
            <w:pPr>
              <w:spacing w:after="0"/>
              <w:jc w:val="center"/>
              <w:rPr>
                <w:b/>
              </w:rPr>
            </w:pPr>
            <w:r w:rsidRPr="003346E5">
              <w:rPr>
                <w:b/>
              </w:rPr>
              <w:t>Quantity</w:t>
            </w:r>
          </w:p>
        </w:tc>
      </w:tr>
      <w:tr w:rsidR="006B3BE4" w:rsidRPr="00A03908" w14:paraId="34DA56B0" w14:textId="77777777" w:rsidTr="00D14696">
        <w:trPr>
          <w:jc w:val="center"/>
        </w:trPr>
        <w:tc>
          <w:tcPr>
            <w:tcW w:w="626" w:type="dxa"/>
          </w:tcPr>
          <w:p w14:paraId="78381122" w14:textId="77777777" w:rsidR="006B3BE4" w:rsidRPr="00A03908" w:rsidRDefault="006B3BE4" w:rsidP="00D14696">
            <w:pPr>
              <w:spacing w:after="0"/>
            </w:pPr>
            <w:r>
              <w:t>1</w:t>
            </w:r>
          </w:p>
        </w:tc>
        <w:tc>
          <w:tcPr>
            <w:tcW w:w="5606" w:type="dxa"/>
          </w:tcPr>
          <w:p w14:paraId="19F636F2" w14:textId="77777777" w:rsidR="006B3BE4" w:rsidRPr="00A03908" w:rsidRDefault="006B3BE4" w:rsidP="00D14696">
            <w:pPr>
              <w:spacing w:after="0"/>
            </w:pPr>
            <w:r w:rsidRPr="00A03908">
              <w:t xml:space="preserve">Flood the </w:t>
            </w:r>
            <w:r>
              <w:t>Mixing</w:t>
            </w:r>
            <w:r w:rsidRPr="00A03908">
              <w:t xml:space="preserve"> with:</w:t>
            </w:r>
          </w:p>
        </w:tc>
        <w:tc>
          <w:tcPr>
            <w:tcW w:w="1023" w:type="dxa"/>
          </w:tcPr>
          <w:p w14:paraId="15A6A37B" w14:textId="77777777" w:rsidR="006B3BE4" w:rsidRPr="00A03908" w:rsidRDefault="006B3BE4" w:rsidP="006B3BE4">
            <w:pPr>
              <w:spacing w:after="0"/>
            </w:pPr>
            <w:r>
              <w:t>7mL</w:t>
            </w:r>
          </w:p>
        </w:tc>
      </w:tr>
      <w:tr w:rsidR="006B3BE4" w:rsidRPr="00A03908" w14:paraId="575AD4FE" w14:textId="77777777" w:rsidTr="00D14696">
        <w:trPr>
          <w:jc w:val="center"/>
        </w:trPr>
        <w:tc>
          <w:tcPr>
            <w:tcW w:w="626" w:type="dxa"/>
          </w:tcPr>
          <w:p w14:paraId="373C6FD6" w14:textId="77777777" w:rsidR="006B3BE4" w:rsidRPr="00A03908" w:rsidRDefault="006B3BE4" w:rsidP="00D14696">
            <w:pPr>
              <w:spacing w:after="0"/>
            </w:pPr>
            <w:r>
              <w:t>1.1</w:t>
            </w:r>
          </w:p>
        </w:tc>
        <w:tc>
          <w:tcPr>
            <w:tcW w:w="5606" w:type="dxa"/>
          </w:tcPr>
          <w:p w14:paraId="249B2CAD" w14:textId="77777777" w:rsidR="006B3BE4" w:rsidRPr="00A03908" w:rsidRDefault="006B3BE4" w:rsidP="00D14696">
            <w:pPr>
              <w:spacing w:after="0"/>
            </w:pPr>
            <w:r>
              <w:t xml:space="preserve">    Sample from A-SW</w:t>
            </w:r>
          </w:p>
        </w:tc>
        <w:tc>
          <w:tcPr>
            <w:tcW w:w="1023" w:type="dxa"/>
          </w:tcPr>
          <w:p w14:paraId="700DAAB5" w14:textId="77777777" w:rsidR="006B3BE4" w:rsidRPr="00A03908" w:rsidRDefault="006B3BE4" w:rsidP="006B3BE4">
            <w:pPr>
              <w:spacing w:after="0"/>
            </w:pPr>
            <w:r>
              <w:t>6.8 mL</w:t>
            </w:r>
          </w:p>
        </w:tc>
      </w:tr>
      <w:tr w:rsidR="006B3BE4" w:rsidRPr="00A03908" w14:paraId="38DECFE2" w14:textId="77777777" w:rsidTr="00D14696">
        <w:trPr>
          <w:jc w:val="center"/>
        </w:trPr>
        <w:tc>
          <w:tcPr>
            <w:tcW w:w="626" w:type="dxa"/>
          </w:tcPr>
          <w:p w14:paraId="52A9FC0C" w14:textId="77777777" w:rsidR="006B3BE4" w:rsidRPr="00A03908" w:rsidRDefault="006B3BE4" w:rsidP="00D14696">
            <w:pPr>
              <w:spacing w:after="0"/>
            </w:pPr>
            <w:r>
              <w:t>1.2</w:t>
            </w:r>
          </w:p>
        </w:tc>
        <w:tc>
          <w:tcPr>
            <w:tcW w:w="5606" w:type="dxa"/>
          </w:tcPr>
          <w:p w14:paraId="5E374827" w14:textId="77777777" w:rsidR="006B3BE4" w:rsidRPr="00A03908" w:rsidRDefault="006B3BE4" w:rsidP="00D14696">
            <w:pPr>
              <w:spacing w:after="0"/>
            </w:pPr>
            <w:r>
              <w:t xml:space="preserve">    </w:t>
            </w:r>
            <w:r w:rsidRPr="00A03908">
              <w:t xml:space="preserve">0.2 ml of antibody (ABB) </w:t>
            </w:r>
          </w:p>
        </w:tc>
        <w:tc>
          <w:tcPr>
            <w:tcW w:w="1023" w:type="dxa"/>
          </w:tcPr>
          <w:p w14:paraId="09D7DA4F" w14:textId="77777777" w:rsidR="006B3BE4" w:rsidRPr="00A03908" w:rsidRDefault="006B3BE4" w:rsidP="006B3BE4">
            <w:pPr>
              <w:spacing w:after="0"/>
            </w:pPr>
            <w:r>
              <w:t>0.2 mL</w:t>
            </w:r>
          </w:p>
        </w:tc>
      </w:tr>
      <w:tr w:rsidR="006B3BE4" w:rsidRPr="00A03908" w14:paraId="4F3F4C8E" w14:textId="77777777" w:rsidTr="00D14696">
        <w:trPr>
          <w:jc w:val="center"/>
        </w:trPr>
        <w:tc>
          <w:tcPr>
            <w:tcW w:w="626" w:type="dxa"/>
          </w:tcPr>
          <w:p w14:paraId="56D9DA01" w14:textId="77777777" w:rsidR="006B3BE4" w:rsidRPr="00A03908" w:rsidRDefault="006B3BE4" w:rsidP="00D14696">
            <w:pPr>
              <w:spacing w:after="0"/>
            </w:pPr>
            <w:r>
              <w:t>2</w:t>
            </w:r>
          </w:p>
        </w:tc>
        <w:tc>
          <w:tcPr>
            <w:tcW w:w="5606" w:type="dxa"/>
          </w:tcPr>
          <w:p w14:paraId="7E8D4E72" w14:textId="0D352C36" w:rsidR="006B3BE4" w:rsidRPr="00A03908" w:rsidRDefault="006B3BE4" w:rsidP="00D14696">
            <w:pPr>
              <w:spacing w:after="0"/>
            </w:pPr>
            <w:r w:rsidRPr="00A03908">
              <w:t xml:space="preserve">Flood the </w:t>
            </w:r>
            <w:r w:rsidR="00EC1489">
              <w:t>D</w:t>
            </w:r>
            <w:r>
              <w:t>T content</w:t>
            </w:r>
            <w:r w:rsidRPr="00A03908">
              <w:t xml:space="preserve"> into the </w:t>
            </w:r>
            <w:proofErr w:type="spellStart"/>
            <w:r>
              <w:t>Bio</w:t>
            </w:r>
            <w:r w:rsidRPr="00A03908">
              <w:t>ensor</w:t>
            </w:r>
            <w:proofErr w:type="spellEnd"/>
            <w:r w:rsidRPr="00A03908">
              <w:t xml:space="preserve"> </w:t>
            </w:r>
            <w:r>
              <w:t>µ</w:t>
            </w:r>
            <w:r w:rsidRPr="00A03908">
              <w:t>chamber</w:t>
            </w:r>
            <w:r>
              <w:t>s</w:t>
            </w:r>
          </w:p>
        </w:tc>
        <w:tc>
          <w:tcPr>
            <w:tcW w:w="1023" w:type="dxa"/>
          </w:tcPr>
          <w:p w14:paraId="0E0775CF" w14:textId="77777777" w:rsidR="006B3BE4" w:rsidRPr="00A03908" w:rsidRDefault="006B3BE4" w:rsidP="006B3BE4">
            <w:pPr>
              <w:spacing w:after="0"/>
            </w:pPr>
            <w:r>
              <w:t>7mL</w:t>
            </w:r>
          </w:p>
        </w:tc>
      </w:tr>
      <w:tr w:rsidR="006B3BE4" w:rsidRPr="00A03908" w14:paraId="0D9B00ED" w14:textId="77777777" w:rsidTr="00D14696">
        <w:trPr>
          <w:jc w:val="center"/>
        </w:trPr>
        <w:tc>
          <w:tcPr>
            <w:tcW w:w="626" w:type="dxa"/>
          </w:tcPr>
          <w:p w14:paraId="4A68D2EE" w14:textId="77777777" w:rsidR="006B3BE4" w:rsidRPr="00A03908" w:rsidRDefault="006B3BE4" w:rsidP="00D14696">
            <w:pPr>
              <w:spacing w:after="0"/>
            </w:pPr>
            <w:r>
              <w:t>3</w:t>
            </w:r>
          </w:p>
        </w:tc>
        <w:tc>
          <w:tcPr>
            <w:tcW w:w="5606" w:type="dxa"/>
          </w:tcPr>
          <w:p w14:paraId="3270CB27" w14:textId="7AD68294" w:rsidR="006B3BE4" w:rsidRPr="00A03908" w:rsidRDefault="006B3BE4" w:rsidP="00D14696">
            <w:pPr>
              <w:spacing w:after="0"/>
            </w:pPr>
            <w:r w:rsidRPr="00A03908">
              <w:t xml:space="preserve">Flood the </w:t>
            </w:r>
            <w:r w:rsidR="00EC1489">
              <w:t>D</w:t>
            </w:r>
            <w:r>
              <w:t>T</w:t>
            </w:r>
            <w:r w:rsidRPr="00A03908">
              <w:t xml:space="preserve"> with PBST for </w:t>
            </w:r>
            <w:r>
              <w:t>washing</w:t>
            </w:r>
          </w:p>
        </w:tc>
        <w:tc>
          <w:tcPr>
            <w:tcW w:w="1023" w:type="dxa"/>
          </w:tcPr>
          <w:p w14:paraId="2C2E7714" w14:textId="77777777" w:rsidR="006B3BE4" w:rsidRPr="00A03908" w:rsidRDefault="006B3BE4" w:rsidP="006B3BE4">
            <w:pPr>
              <w:spacing w:after="0"/>
            </w:pPr>
            <w:r>
              <w:t>7mL</w:t>
            </w:r>
          </w:p>
        </w:tc>
      </w:tr>
      <w:tr w:rsidR="006B3BE4" w:rsidRPr="00A03908" w14:paraId="190F3748" w14:textId="77777777" w:rsidTr="00D14696">
        <w:trPr>
          <w:jc w:val="center"/>
        </w:trPr>
        <w:tc>
          <w:tcPr>
            <w:tcW w:w="626" w:type="dxa"/>
          </w:tcPr>
          <w:p w14:paraId="0E7F4297" w14:textId="77777777" w:rsidR="006B3BE4" w:rsidRPr="00A03908" w:rsidRDefault="006B3BE4" w:rsidP="00D14696">
            <w:pPr>
              <w:spacing w:after="0"/>
            </w:pPr>
            <w:r>
              <w:t>4</w:t>
            </w:r>
          </w:p>
        </w:tc>
        <w:tc>
          <w:tcPr>
            <w:tcW w:w="5606" w:type="dxa"/>
          </w:tcPr>
          <w:p w14:paraId="432A6110" w14:textId="7DBCEA75" w:rsidR="006B3BE4" w:rsidRPr="00A03908" w:rsidRDefault="006B3BE4" w:rsidP="00D14696">
            <w:pPr>
              <w:spacing w:after="0"/>
            </w:pPr>
            <w:r w:rsidRPr="00A03908">
              <w:t xml:space="preserve">Use the </w:t>
            </w:r>
            <w:r w:rsidR="00EC1489">
              <w:t>D</w:t>
            </w:r>
            <w:r>
              <w:t>T content with PBST</w:t>
            </w:r>
            <w:r w:rsidRPr="00A03908">
              <w:t xml:space="preserve"> </w:t>
            </w:r>
            <w:r>
              <w:t xml:space="preserve">to wash the </w:t>
            </w:r>
            <w:r w:rsidRPr="00A03908">
              <w:t xml:space="preserve">Biosensor </w:t>
            </w:r>
            <w:r>
              <w:t>µ</w:t>
            </w:r>
            <w:r w:rsidRPr="00A03908">
              <w:t>chamber</w:t>
            </w:r>
            <w:r>
              <w:t>s</w:t>
            </w:r>
          </w:p>
        </w:tc>
        <w:tc>
          <w:tcPr>
            <w:tcW w:w="1023" w:type="dxa"/>
          </w:tcPr>
          <w:p w14:paraId="4BDA8438" w14:textId="77777777" w:rsidR="006B3BE4" w:rsidRPr="00A03908" w:rsidRDefault="006B3BE4" w:rsidP="006B3BE4">
            <w:pPr>
              <w:spacing w:after="0"/>
            </w:pPr>
            <w:r>
              <w:t>7mL</w:t>
            </w:r>
          </w:p>
        </w:tc>
      </w:tr>
      <w:tr w:rsidR="006B3BE4" w:rsidRPr="00A03908" w14:paraId="3B094508" w14:textId="77777777" w:rsidTr="00D14696">
        <w:trPr>
          <w:jc w:val="center"/>
        </w:trPr>
        <w:tc>
          <w:tcPr>
            <w:tcW w:w="626" w:type="dxa"/>
          </w:tcPr>
          <w:p w14:paraId="77C87DF3" w14:textId="77777777" w:rsidR="006B3BE4" w:rsidRPr="00A03908" w:rsidRDefault="006B3BE4" w:rsidP="00D14696">
            <w:pPr>
              <w:spacing w:after="0"/>
            </w:pPr>
            <w:r>
              <w:t>5</w:t>
            </w:r>
          </w:p>
        </w:tc>
        <w:tc>
          <w:tcPr>
            <w:tcW w:w="5606" w:type="dxa"/>
          </w:tcPr>
          <w:p w14:paraId="6194C757" w14:textId="77777777" w:rsidR="006B3BE4" w:rsidRPr="00A03908" w:rsidRDefault="006B3BE4" w:rsidP="00D14696">
            <w:pPr>
              <w:spacing w:after="0"/>
            </w:pPr>
            <w:r w:rsidRPr="00A03908">
              <w:t xml:space="preserve">Add </w:t>
            </w:r>
            <w:proofErr w:type="spellStart"/>
            <w:r w:rsidRPr="00A03908">
              <w:t>aHRP</w:t>
            </w:r>
            <w:proofErr w:type="spellEnd"/>
            <w:r w:rsidRPr="00A03908">
              <w:t xml:space="preserve"> </w:t>
            </w:r>
            <w:r>
              <w:t>content</w:t>
            </w:r>
            <w:r w:rsidRPr="00A03908">
              <w:t xml:space="preserve"> into the </w:t>
            </w:r>
            <w:r>
              <w:t>bio</w:t>
            </w:r>
            <w:r w:rsidRPr="00A03908">
              <w:t xml:space="preserve">sensor </w:t>
            </w:r>
            <w:r>
              <w:t>µ</w:t>
            </w:r>
            <w:r w:rsidRPr="00A03908">
              <w:t>chamber</w:t>
            </w:r>
          </w:p>
        </w:tc>
        <w:tc>
          <w:tcPr>
            <w:tcW w:w="1023" w:type="dxa"/>
          </w:tcPr>
          <w:p w14:paraId="23B03C62" w14:textId="77777777" w:rsidR="006B3BE4" w:rsidRPr="00A03908" w:rsidRDefault="006B3BE4" w:rsidP="006B3BE4">
            <w:pPr>
              <w:spacing w:after="0"/>
            </w:pPr>
            <w:r>
              <w:t>5mL</w:t>
            </w:r>
          </w:p>
        </w:tc>
      </w:tr>
      <w:tr w:rsidR="006B3BE4" w:rsidRPr="00A03908" w14:paraId="675B4924" w14:textId="77777777" w:rsidTr="00D14696">
        <w:trPr>
          <w:jc w:val="center"/>
        </w:trPr>
        <w:tc>
          <w:tcPr>
            <w:tcW w:w="626" w:type="dxa"/>
          </w:tcPr>
          <w:p w14:paraId="6DAA1E0B" w14:textId="77777777" w:rsidR="006B3BE4" w:rsidRPr="00A03908" w:rsidRDefault="006B3BE4" w:rsidP="00D14696">
            <w:pPr>
              <w:spacing w:after="0"/>
            </w:pPr>
            <w:r>
              <w:t>6</w:t>
            </w:r>
          </w:p>
        </w:tc>
        <w:tc>
          <w:tcPr>
            <w:tcW w:w="5606" w:type="dxa"/>
          </w:tcPr>
          <w:p w14:paraId="324F798B" w14:textId="77777777" w:rsidR="006B3BE4" w:rsidRPr="00A03908" w:rsidRDefault="006B3BE4" w:rsidP="00D14696">
            <w:pPr>
              <w:spacing w:after="0"/>
            </w:pPr>
            <w:r>
              <w:t>Wash</w:t>
            </w:r>
            <w:r w:rsidRPr="00A03908">
              <w:t xml:space="preserve"> </w:t>
            </w:r>
            <w:r>
              <w:t>bio</w:t>
            </w:r>
            <w:r w:rsidRPr="00A03908">
              <w:t>sensor chamber</w:t>
            </w:r>
            <w:r>
              <w:t>s and</w:t>
            </w:r>
            <w:r w:rsidRPr="00A03908">
              <w:t xml:space="preserve"> pipes with </w:t>
            </w:r>
            <w:r>
              <w:t>PBST</w:t>
            </w:r>
            <w:r w:rsidRPr="00A03908">
              <w:t xml:space="preserve"> </w:t>
            </w:r>
          </w:p>
        </w:tc>
        <w:tc>
          <w:tcPr>
            <w:tcW w:w="1023" w:type="dxa"/>
          </w:tcPr>
          <w:p w14:paraId="2DF69267" w14:textId="77777777" w:rsidR="006B3BE4" w:rsidRPr="00A03908" w:rsidRDefault="006B3BE4" w:rsidP="006B3BE4">
            <w:pPr>
              <w:spacing w:after="0"/>
            </w:pPr>
            <w:r>
              <w:t>2mL</w:t>
            </w:r>
          </w:p>
        </w:tc>
      </w:tr>
      <w:tr w:rsidR="006B3BE4" w:rsidRPr="00A03908" w14:paraId="7AD142C3" w14:textId="77777777" w:rsidTr="00D14696">
        <w:trPr>
          <w:jc w:val="center"/>
        </w:trPr>
        <w:tc>
          <w:tcPr>
            <w:tcW w:w="626" w:type="dxa"/>
          </w:tcPr>
          <w:p w14:paraId="3411CE1C" w14:textId="77777777" w:rsidR="006B3BE4" w:rsidRPr="00A03908" w:rsidRDefault="006B3BE4" w:rsidP="00D14696">
            <w:pPr>
              <w:spacing w:after="0"/>
            </w:pPr>
            <w:r>
              <w:t>7</w:t>
            </w:r>
          </w:p>
        </w:tc>
        <w:tc>
          <w:tcPr>
            <w:tcW w:w="5606" w:type="dxa"/>
          </w:tcPr>
          <w:p w14:paraId="2A1CCE75" w14:textId="77777777" w:rsidR="006B3BE4" w:rsidRPr="00A03908" w:rsidRDefault="006B3BE4" w:rsidP="00D14696">
            <w:pPr>
              <w:spacing w:after="0"/>
            </w:pPr>
            <w:r w:rsidRPr="00A03908">
              <w:t xml:space="preserve">Add </w:t>
            </w:r>
            <w:r>
              <w:t>DS</w:t>
            </w:r>
            <w:r w:rsidRPr="00A03908">
              <w:t xml:space="preserve"> </w:t>
            </w:r>
            <w:r>
              <w:t>to the biosensors µchambers</w:t>
            </w:r>
            <w:r w:rsidRPr="00A03908">
              <w:t>.</w:t>
            </w:r>
            <w:r>
              <w:t xml:space="preserve"> Start measuring with Sensor unit (SU)</w:t>
            </w:r>
          </w:p>
        </w:tc>
        <w:tc>
          <w:tcPr>
            <w:tcW w:w="1023" w:type="dxa"/>
          </w:tcPr>
          <w:p w14:paraId="2E292084" w14:textId="77777777" w:rsidR="006B3BE4" w:rsidRPr="00A03908" w:rsidRDefault="006B3BE4" w:rsidP="006B3BE4">
            <w:pPr>
              <w:spacing w:after="0"/>
            </w:pPr>
            <w:r>
              <w:t>4mL</w:t>
            </w:r>
          </w:p>
        </w:tc>
      </w:tr>
      <w:tr w:rsidR="006B3BE4" w:rsidRPr="00A03908" w14:paraId="01F50C1F" w14:textId="77777777" w:rsidTr="00D14696">
        <w:trPr>
          <w:jc w:val="center"/>
        </w:trPr>
        <w:tc>
          <w:tcPr>
            <w:tcW w:w="626" w:type="dxa"/>
          </w:tcPr>
          <w:p w14:paraId="48FB38BD" w14:textId="77777777" w:rsidR="006B3BE4" w:rsidRPr="00A03908" w:rsidRDefault="006B3BE4" w:rsidP="00D14696">
            <w:pPr>
              <w:spacing w:after="0"/>
            </w:pPr>
            <w:r>
              <w:t>8-</w:t>
            </w:r>
          </w:p>
        </w:tc>
        <w:tc>
          <w:tcPr>
            <w:tcW w:w="5606" w:type="dxa"/>
          </w:tcPr>
          <w:p w14:paraId="68BC74E9" w14:textId="77777777" w:rsidR="006B3BE4" w:rsidRPr="00A03908" w:rsidRDefault="006B3BE4" w:rsidP="00D14696">
            <w:pPr>
              <w:spacing w:after="0"/>
            </w:pPr>
            <w:r>
              <w:t>Wash</w:t>
            </w:r>
            <w:r w:rsidRPr="00A03908">
              <w:t xml:space="preserve"> </w:t>
            </w:r>
            <w:r>
              <w:t>bio</w:t>
            </w:r>
            <w:r w:rsidRPr="00A03908">
              <w:t>sensor chamber</w:t>
            </w:r>
            <w:r>
              <w:t>s and</w:t>
            </w:r>
            <w:r w:rsidRPr="00A03908">
              <w:t xml:space="preserve"> pipes with </w:t>
            </w:r>
            <w:r>
              <w:t>PBST</w:t>
            </w:r>
            <w:r w:rsidRPr="00A03908">
              <w:t xml:space="preserve"> </w:t>
            </w:r>
          </w:p>
        </w:tc>
        <w:tc>
          <w:tcPr>
            <w:tcW w:w="1023" w:type="dxa"/>
          </w:tcPr>
          <w:p w14:paraId="20DE0F13" w14:textId="77777777" w:rsidR="006B3BE4" w:rsidRPr="00A03908" w:rsidRDefault="006B3BE4" w:rsidP="006B3BE4">
            <w:pPr>
              <w:spacing w:after="0"/>
            </w:pPr>
            <w:r>
              <w:t>2mL</w:t>
            </w:r>
          </w:p>
        </w:tc>
      </w:tr>
      <w:tr w:rsidR="006B3BE4" w:rsidRPr="00A03908" w14:paraId="6AFA50EA" w14:textId="77777777" w:rsidTr="00D14696">
        <w:trPr>
          <w:jc w:val="center"/>
        </w:trPr>
        <w:tc>
          <w:tcPr>
            <w:tcW w:w="626" w:type="dxa"/>
          </w:tcPr>
          <w:p w14:paraId="30DEA7ED" w14:textId="77777777" w:rsidR="006B3BE4" w:rsidRPr="00A03908" w:rsidRDefault="006B3BE4" w:rsidP="00D14696">
            <w:pPr>
              <w:spacing w:after="0"/>
            </w:pPr>
            <w:r>
              <w:t>9</w:t>
            </w:r>
          </w:p>
        </w:tc>
        <w:tc>
          <w:tcPr>
            <w:tcW w:w="5606" w:type="dxa"/>
          </w:tcPr>
          <w:p w14:paraId="68DCFE72" w14:textId="77777777" w:rsidR="006B3BE4" w:rsidRPr="00A03908" w:rsidRDefault="006B3BE4" w:rsidP="00D14696">
            <w:pPr>
              <w:spacing w:after="0"/>
            </w:pPr>
            <w:r w:rsidRPr="00A03908">
              <w:t xml:space="preserve">Add </w:t>
            </w:r>
            <w:r>
              <w:t>RS</w:t>
            </w:r>
            <w:r w:rsidRPr="00A03908">
              <w:t xml:space="preserve"> in the </w:t>
            </w:r>
            <w:r>
              <w:t>bio</w:t>
            </w:r>
            <w:r w:rsidRPr="00A03908">
              <w:t xml:space="preserve">sensor </w:t>
            </w:r>
            <w:r>
              <w:t>µ</w:t>
            </w:r>
            <w:r w:rsidRPr="00A03908">
              <w:t xml:space="preserve">chamber </w:t>
            </w:r>
          </w:p>
        </w:tc>
        <w:tc>
          <w:tcPr>
            <w:tcW w:w="1023" w:type="dxa"/>
          </w:tcPr>
          <w:p w14:paraId="011A59F9" w14:textId="77777777" w:rsidR="006B3BE4" w:rsidRPr="00A03908" w:rsidRDefault="006B3BE4" w:rsidP="006B3BE4">
            <w:pPr>
              <w:spacing w:after="0"/>
            </w:pPr>
            <w:r>
              <w:t>10 mL</w:t>
            </w:r>
          </w:p>
        </w:tc>
      </w:tr>
      <w:tr w:rsidR="006B3BE4" w:rsidRPr="00A03908" w14:paraId="50BA579B" w14:textId="77777777" w:rsidTr="00D14696">
        <w:trPr>
          <w:jc w:val="center"/>
        </w:trPr>
        <w:tc>
          <w:tcPr>
            <w:tcW w:w="626" w:type="dxa"/>
          </w:tcPr>
          <w:p w14:paraId="1FFF0856" w14:textId="77777777" w:rsidR="006B3BE4" w:rsidRPr="00A03908" w:rsidRDefault="006B3BE4" w:rsidP="00D14696">
            <w:pPr>
              <w:spacing w:after="0"/>
            </w:pPr>
            <w:r>
              <w:t>10</w:t>
            </w:r>
          </w:p>
        </w:tc>
        <w:tc>
          <w:tcPr>
            <w:tcW w:w="5606" w:type="dxa"/>
          </w:tcPr>
          <w:p w14:paraId="15EF9CB1" w14:textId="77777777" w:rsidR="006B3BE4" w:rsidRPr="00A03908" w:rsidRDefault="006B3BE4" w:rsidP="00D14696">
            <w:pPr>
              <w:spacing w:after="0"/>
            </w:pPr>
            <w:r>
              <w:t>Wash</w:t>
            </w:r>
            <w:r w:rsidRPr="00A03908">
              <w:t xml:space="preserve"> </w:t>
            </w:r>
            <w:r>
              <w:t>bio</w:t>
            </w:r>
            <w:r w:rsidRPr="00A03908">
              <w:t>sensor chamber</w:t>
            </w:r>
            <w:r>
              <w:t>s and</w:t>
            </w:r>
            <w:r w:rsidRPr="00A03908">
              <w:t xml:space="preserve"> pipes with </w:t>
            </w:r>
            <w:r>
              <w:t>PBST</w:t>
            </w:r>
            <w:r w:rsidRPr="00A03908">
              <w:t xml:space="preserve"> </w:t>
            </w:r>
          </w:p>
        </w:tc>
        <w:tc>
          <w:tcPr>
            <w:tcW w:w="1023" w:type="dxa"/>
          </w:tcPr>
          <w:p w14:paraId="245AF6CA" w14:textId="77777777" w:rsidR="006B3BE4" w:rsidRPr="00A03908" w:rsidRDefault="006B3BE4" w:rsidP="006B3BE4">
            <w:pPr>
              <w:keepNext/>
              <w:spacing w:after="0"/>
            </w:pPr>
            <w:r>
              <w:t>2mL</w:t>
            </w:r>
          </w:p>
        </w:tc>
      </w:tr>
      <w:bookmarkEnd w:id="360"/>
    </w:tbl>
    <w:p w14:paraId="45C4B4C0" w14:textId="77777777" w:rsidR="00812D92" w:rsidRDefault="00812D92" w:rsidP="00812D92">
      <w:pPr>
        <w:widowControl w:val="0"/>
        <w:spacing w:line="240" w:lineRule="auto"/>
        <w:ind w:left="640" w:hanging="640"/>
        <w:rPr>
          <w:rFonts w:asciiTheme="minorHAnsi" w:eastAsia="Times New Roman" w:hAnsiTheme="minorHAnsi" w:cs="Times New Roman"/>
        </w:rPr>
      </w:pPr>
    </w:p>
    <w:p w14:paraId="2656FA60" w14:textId="7F987D23" w:rsidR="0029182E" w:rsidRDefault="0029182E">
      <w:pPr>
        <w:rPr>
          <w:ins w:id="361" w:author="Manel Lopez" w:date="2022-01-04T09:08:00Z"/>
          <w:rFonts w:asciiTheme="minorHAnsi" w:eastAsia="Times New Roman" w:hAnsiTheme="minorHAnsi" w:cs="Times New Roman"/>
        </w:rPr>
      </w:pPr>
      <w:ins w:id="362" w:author="Manel Lopez" w:date="2022-01-04T09:08:00Z">
        <w:r>
          <w:rPr>
            <w:rFonts w:asciiTheme="minorHAnsi" w:eastAsia="Times New Roman" w:hAnsiTheme="minorHAnsi" w:cs="Times New Roman"/>
          </w:rPr>
          <w:br w:type="page"/>
        </w:r>
      </w:ins>
    </w:p>
    <w:p w14:paraId="1FD9E9E8" w14:textId="77777777" w:rsidR="0029182E" w:rsidRDefault="0029182E" w:rsidP="0029182E">
      <w:pPr>
        <w:widowControl w:val="0"/>
        <w:spacing w:line="240" w:lineRule="auto"/>
        <w:ind w:left="640" w:hanging="640"/>
        <w:jc w:val="right"/>
        <w:rPr>
          <w:ins w:id="363" w:author="Manel Lopez" w:date="2022-01-04T09:08:00Z"/>
          <w:rFonts w:asciiTheme="minorHAnsi" w:eastAsia="Times New Roman" w:hAnsiTheme="minorHAnsi" w:cs="Times New Roman"/>
        </w:rPr>
      </w:pPr>
      <w:ins w:id="364" w:author="Manel Lopez" w:date="2022-01-04T09:08:00Z">
        <w:r w:rsidRPr="006B3BE4">
          <w:rPr>
            <w:rFonts w:asciiTheme="minorHAnsi" w:eastAsia="Times New Roman" w:hAnsiTheme="minorHAnsi" w:cs="Times New Roman"/>
          </w:rPr>
          <w:lastRenderedPageBreak/>
          <w:t xml:space="preserve">Salvador et al. </w:t>
        </w:r>
        <w:r>
          <w:rPr>
            <w:rFonts w:asciiTheme="minorHAnsi" w:eastAsia="Times New Roman" w:hAnsiTheme="minorHAnsi" w:cs="Times New Roman"/>
          </w:rPr>
          <w:t>Table 2</w:t>
        </w:r>
      </w:ins>
    </w:p>
    <w:tbl>
      <w:tblPr>
        <w:tblStyle w:val="Taulaambquadrcula"/>
        <w:tblW w:w="0" w:type="auto"/>
        <w:tblInd w:w="640" w:type="dxa"/>
        <w:tblLook w:val="04A0" w:firstRow="1" w:lastRow="0" w:firstColumn="1" w:lastColumn="0" w:noHBand="0" w:noVBand="1"/>
        <w:tblPrChange w:id="365" w:author="Manel Lopez" w:date="2022-01-04T11:21:00Z">
          <w:tblPr>
            <w:tblStyle w:val="Taulaambquadrcula"/>
            <w:tblW w:w="0" w:type="auto"/>
            <w:tblInd w:w="640" w:type="dxa"/>
            <w:tblLook w:val="04A0" w:firstRow="1" w:lastRow="0" w:firstColumn="1" w:lastColumn="0" w:noHBand="0" w:noVBand="1"/>
          </w:tblPr>
        </w:tblPrChange>
      </w:tblPr>
      <w:tblGrid>
        <w:gridCol w:w="1311"/>
        <w:gridCol w:w="947"/>
        <w:gridCol w:w="614"/>
        <w:gridCol w:w="583"/>
        <w:gridCol w:w="662"/>
        <w:gridCol w:w="684"/>
        <w:gridCol w:w="684"/>
        <w:gridCol w:w="929"/>
        <w:tblGridChange w:id="366">
          <w:tblGrid>
            <w:gridCol w:w="713"/>
            <w:gridCol w:w="598"/>
            <w:gridCol w:w="349"/>
            <w:gridCol w:w="598"/>
            <w:gridCol w:w="16"/>
            <w:gridCol w:w="583"/>
            <w:gridCol w:w="15"/>
            <w:gridCol w:w="580"/>
            <w:gridCol w:w="3"/>
            <w:gridCol w:w="662"/>
            <w:gridCol w:w="19"/>
            <w:gridCol w:w="665"/>
            <w:gridCol w:w="19"/>
            <w:gridCol w:w="604"/>
            <w:gridCol w:w="61"/>
            <w:gridCol w:w="929"/>
          </w:tblGrid>
        </w:tblGridChange>
      </w:tblGrid>
      <w:tr w:rsidR="009077AF" w14:paraId="77A068BC" w14:textId="77777777" w:rsidTr="00167DBA">
        <w:trPr>
          <w:ins w:id="367" w:author="Manel Lopez" w:date="2022-01-04T09:10:00Z"/>
          <w:trPrChange w:id="368" w:author="Manel Lopez" w:date="2022-01-04T11:21:00Z">
            <w:trPr>
              <w:gridAfter w:val="0"/>
            </w:trPr>
          </w:trPrChange>
        </w:trPr>
        <w:tc>
          <w:tcPr>
            <w:tcW w:w="1311" w:type="dxa"/>
            <w:tcPrChange w:id="369" w:author="Manel Lopez" w:date="2022-01-04T11:21:00Z">
              <w:tcPr>
                <w:tcW w:w="621" w:type="dxa"/>
              </w:tcPr>
            </w:tcPrChange>
          </w:tcPr>
          <w:p w14:paraId="224A9671" w14:textId="77777777" w:rsidR="009077AF" w:rsidRPr="00FD436B" w:rsidRDefault="009077AF">
            <w:pPr>
              <w:widowControl w:val="0"/>
              <w:spacing w:after="0" w:line="240" w:lineRule="auto"/>
              <w:jc w:val="center"/>
              <w:rPr>
                <w:ins w:id="370" w:author="Manel Lopez" w:date="2022-01-04T09:11:00Z"/>
                <w:rFonts w:asciiTheme="minorHAnsi" w:eastAsia="Times New Roman" w:hAnsiTheme="minorHAnsi" w:cs="Times New Roman"/>
                <w:sz w:val="16"/>
                <w:szCs w:val="16"/>
                <w:rPrChange w:id="371" w:author="Manel Lopez" w:date="2022-01-04T09:14:00Z">
                  <w:rPr>
                    <w:ins w:id="372" w:author="Manel Lopez" w:date="2022-01-04T09:11:00Z"/>
                    <w:rFonts w:asciiTheme="minorHAnsi" w:eastAsia="Times New Roman" w:hAnsiTheme="minorHAnsi" w:cs="Times New Roman"/>
                  </w:rPr>
                </w:rPrChange>
              </w:rPr>
              <w:pPrChange w:id="373" w:author="Manel Lopez" w:date="2022-01-04T09:33:00Z">
                <w:pPr>
                  <w:widowControl w:val="0"/>
                  <w:spacing w:line="240" w:lineRule="auto"/>
                  <w:jc w:val="center"/>
                </w:pPr>
              </w:pPrChange>
            </w:pPr>
            <w:ins w:id="374" w:author="Manel Lopez" w:date="2022-01-04T09:11:00Z">
              <w:r w:rsidRPr="00FD436B">
                <w:rPr>
                  <w:rFonts w:asciiTheme="minorHAnsi" w:eastAsia="Times New Roman" w:hAnsiTheme="minorHAnsi" w:cs="Times New Roman"/>
                  <w:sz w:val="16"/>
                  <w:szCs w:val="16"/>
                  <w:rPrChange w:id="375" w:author="Manel Lopez" w:date="2022-01-04T09:14:00Z">
                    <w:rPr>
                      <w:rFonts w:asciiTheme="minorHAnsi" w:eastAsia="Times New Roman" w:hAnsiTheme="minorHAnsi" w:cs="Times New Roman"/>
                    </w:rPr>
                  </w:rPrChange>
                </w:rPr>
                <w:t>Devices</w:t>
              </w:r>
            </w:ins>
          </w:p>
          <w:p w14:paraId="7D1E6DA1" w14:textId="441CDCAC" w:rsidR="009077AF" w:rsidRPr="00FD436B" w:rsidRDefault="009077AF">
            <w:pPr>
              <w:widowControl w:val="0"/>
              <w:spacing w:after="0" w:line="240" w:lineRule="auto"/>
              <w:jc w:val="center"/>
              <w:rPr>
                <w:ins w:id="376" w:author="Manel Lopez" w:date="2022-01-04T09:10:00Z"/>
                <w:rFonts w:asciiTheme="minorHAnsi" w:eastAsia="Times New Roman" w:hAnsiTheme="minorHAnsi" w:cs="Times New Roman"/>
                <w:sz w:val="16"/>
                <w:szCs w:val="16"/>
                <w:rPrChange w:id="377" w:author="Manel Lopez" w:date="2022-01-04T09:14:00Z">
                  <w:rPr>
                    <w:ins w:id="378" w:author="Manel Lopez" w:date="2022-01-04T09:10:00Z"/>
                    <w:rFonts w:asciiTheme="minorHAnsi" w:eastAsia="Times New Roman" w:hAnsiTheme="minorHAnsi" w:cs="Times New Roman"/>
                  </w:rPr>
                </w:rPrChange>
              </w:rPr>
              <w:pPrChange w:id="379" w:author="Manel Lopez" w:date="2022-01-04T09:33:00Z">
                <w:pPr>
                  <w:widowControl w:val="0"/>
                  <w:spacing w:line="240" w:lineRule="auto"/>
                  <w:jc w:val="right"/>
                </w:pPr>
              </w:pPrChange>
            </w:pPr>
          </w:p>
        </w:tc>
        <w:tc>
          <w:tcPr>
            <w:tcW w:w="947" w:type="dxa"/>
            <w:tcPrChange w:id="380" w:author="Manel Lopez" w:date="2022-01-04T11:21:00Z">
              <w:tcPr>
                <w:tcW w:w="621" w:type="dxa"/>
                <w:gridSpan w:val="2"/>
              </w:tcPr>
            </w:tcPrChange>
          </w:tcPr>
          <w:p w14:paraId="724B5052" w14:textId="38BE15CD" w:rsidR="009077AF" w:rsidRPr="00FD436B" w:rsidRDefault="009077AF">
            <w:pPr>
              <w:widowControl w:val="0"/>
              <w:spacing w:after="0" w:line="240" w:lineRule="auto"/>
              <w:jc w:val="right"/>
              <w:rPr>
                <w:ins w:id="381" w:author="Manel Lopez" w:date="2022-01-04T09:13:00Z"/>
                <w:rFonts w:asciiTheme="minorHAnsi" w:eastAsia="Times New Roman" w:hAnsiTheme="minorHAnsi" w:cs="Times New Roman"/>
                <w:sz w:val="16"/>
                <w:szCs w:val="16"/>
                <w:rPrChange w:id="382" w:author="Manel Lopez" w:date="2022-01-04T09:14:00Z">
                  <w:rPr>
                    <w:ins w:id="383" w:author="Manel Lopez" w:date="2022-01-04T09:13:00Z"/>
                    <w:rFonts w:asciiTheme="minorHAnsi" w:eastAsia="Times New Roman" w:hAnsiTheme="minorHAnsi" w:cs="Times New Roman"/>
                  </w:rPr>
                </w:rPrChange>
              </w:rPr>
              <w:pPrChange w:id="384" w:author="Manel Lopez" w:date="2022-01-04T09:33:00Z">
                <w:pPr>
                  <w:widowControl w:val="0"/>
                  <w:spacing w:line="240" w:lineRule="auto"/>
                  <w:jc w:val="right"/>
                </w:pPr>
              </w:pPrChange>
            </w:pPr>
            <w:ins w:id="385" w:author="Manel Lopez" w:date="2022-01-04T09:12:00Z">
              <w:r w:rsidRPr="00FD436B">
                <w:rPr>
                  <w:rFonts w:asciiTheme="minorHAnsi" w:eastAsia="Times New Roman" w:hAnsiTheme="minorHAnsi" w:cs="Times New Roman"/>
                  <w:sz w:val="16"/>
                  <w:szCs w:val="16"/>
                  <w:rPrChange w:id="386" w:author="Manel Lopez" w:date="2022-01-04T09:14:00Z">
                    <w:rPr>
                      <w:rFonts w:asciiTheme="minorHAnsi" w:eastAsia="Times New Roman" w:hAnsiTheme="minorHAnsi" w:cs="Times New Roman"/>
                    </w:rPr>
                  </w:rPrChange>
                </w:rPr>
                <w:t>Biosensor</w:t>
              </w:r>
            </w:ins>
          </w:p>
          <w:p w14:paraId="1360C0E3" w14:textId="14ADF7F2" w:rsidR="009077AF" w:rsidRPr="00FD436B" w:rsidRDefault="009077AF">
            <w:pPr>
              <w:widowControl w:val="0"/>
              <w:spacing w:after="0" w:line="240" w:lineRule="auto"/>
              <w:jc w:val="center"/>
              <w:rPr>
                <w:ins w:id="387" w:author="Manel Lopez" w:date="2022-01-04T09:10:00Z"/>
                <w:rFonts w:asciiTheme="minorHAnsi" w:eastAsia="Times New Roman" w:hAnsiTheme="minorHAnsi" w:cs="Times New Roman"/>
                <w:sz w:val="16"/>
                <w:szCs w:val="16"/>
                <w:rPrChange w:id="388" w:author="Manel Lopez" w:date="2022-01-04T09:14:00Z">
                  <w:rPr>
                    <w:ins w:id="389" w:author="Manel Lopez" w:date="2022-01-04T09:10:00Z"/>
                    <w:rFonts w:asciiTheme="minorHAnsi" w:eastAsia="Times New Roman" w:hAnsiTheme="minorHAnsi" w:cs="Times New Roman"/>
                  </w:rPr>
                </w:rPrChange>
              </w:rPr>
              <w:pPrChange w:id="390" w:author="Manel Lopez" w:date="2022-01-04T09:33:00Z">
                <w:pPr>
                  <w:widowControl w:val="0"/>
                  <w:spacing w:line="240" w:lineRule="auto"/>
                  <w:jc w:val="right"/>
                </w:pPr>
              </w:pPrChange>
            </w:pPr>
            <w:ins w:id="391" w:author="Manel Lopez" w:date="2022-01-04T09:13:00Z">
              <w:r w:rsidRPr="00FD436B">
                <w:rPr>
                  <w:rFonts w:asciiTheme="minorHAnsi" w:eastAsia="Times New Roman" w:hAnsiTheme="minorHAnsi" w:cstheme="minorHAnsi"/>
                  <w:sz w:val="16"/>
                  <w:szCs w:val="16"/>
                  <w:rPrChange w:id="392" w:author="Manel Lopez" w:date="2022-01-04T09:14:00Z">
                    <w:rPr>
                      <w:rFonts w:asciiTheme="minorHAnsi" w:eastAsia="Times New Roman" w:hAnsiTheme="minorHAnsi" w:cstheme="minorHAnsi"/>
                    </w:rPr>
                  </w:rPrChange>
                </w:rPr>
                <w:t>µ</w:t>
              </w:r>
              <w:r w:rsidRPr="00FD436B">
                <w:rPr>
                  <w:rFonts w:asciiTheme="minorHAnsi" w:eastAsia="Times New Roman" w:hAnsiTheme="minorHAnsi" w:cs="Times New Roman"/>
                  <w:sz w:val="16"/>
                  <w:szCs w:val="16"/>
                  <w:rPrChange w:id="393" w:author="Manel Lopez" w:date="2022-01-04T09:14:00Z">
                    <w:rPr>
                      <w:rFonts w:asciiTheme="minorHAnsi" w:eastAsia="Times New Roman" w:hAnsiTheme="minorHAnsi" w:cs="Times New Roman"/>
                    </w:rPr>
                  </w:rPrChange>
                </w:rPr>
                <w:t>P</w:t>
              </w:r>
            </w:ins>
            <w:ins w:id="394" w:author="Manel Lopez" w:date="2022-01-04T09:14:00Z">
              <w:r w:rsidRPr="00FD436B">
                <w:rPr>
                  <w:rFonts w:asciiTheme="minorHAnsi" w:eastAsia="Times New Roman" w:hAnsiTheme="minorHAnsi" w:cs="Times New Roman"/>
                  <w:sz w:val="16"/>
                  <w:szCs w:val="16"/>
                  <w:rPrChange w:id="395" w:author="Manel Lopez" w:date="2022-01-04T09:14:00Z">
                    <w:rPr>
                      <w:rFonts w:asciiTheme="minorHAnsi" w:eastAsia="Times New Roman" w:hAnsiTheme="minorHAnsi" w:cs="Times New Roman"/>
                    </w:rPr>
                  </w:rPrChange>
                </w:rPr>
                <w:t xml:space="preserve"> @1.6mL/m</w:t>
              </w:r>
            </w:ins>
          </w:p>
        </w:tc>
        <w:tc>
          <w:tcPr>
            <w:tcW w:w="614" w:type="dxa"/>
            <w:tcPrChange w:id="396" w:author="Manel Lopez" w:date="2022-01-04T11:21:00Z">
              <w:tcPr>
                <w:tcW w:w="622" w:type="dxa"/>
                <w:gridSpan w:val="2"/>
              </w:tcPr>
            </w:tcPrChange>
          </w:tcPr>
          <w:p w14:paraId="74ACEEFE" w14:textId="77777777" w:rsidR="009077AF" w:rsidRDefault="009077AF">
            <w:pPr>
              <w:widowControl w:val="0"/>
              <w:spacing w:after="0" w:line="240" w:lineRule="auto"/>
              <w:jc w:val="center"/>
              <w:rPr>
                <w:ins w:id="397" w:author="Manel Lopez" w:date="2022-01-04T09:15:00Z"/>
                <w:rFonts w:asciiTheme="minorHAnsi" w:eastAsia="Times New Roman" w:hAnsiTheme="minorHAnsi" w:cs="Times New Roman"/>
                <w:sz w:val="16"/>
                <w:szCs w:val="16"/>
              </w:rPr>
              <w:pPrChange w:id="398" w:author="Manel Lopez" w:date="2022-01-04T09:33:00Z">
                <w:pPr>
                  <w:widowControl w:val="0"/>
                  <w:spacing w:line="240" w:lineRule="auto"/>
                  <w:jc w:val="center"/>
                </w:pPr>
              </w:pPrChange>
            </w:pPr>
            <w:ins w:id="399" w:author="Manel Lopez" w:date="2022-01-04T09:15:00Z">
              <w:r>
                <w:rPr>
                  <w:rFonts w:asciiTheme="minorHAnsi" w:eastAsia="Times New Roman" w:hAnsiTheme="minorHAnsi" w:cs="Times New Roman"/>
                  <w:sz w:val="16"/>
                  <w:szCs w:val="16"/>
                </w:rPr>
                <w:t>Tanks</w:t>
              </w:r>
            </w:ins>
          </w:p>
          <w:p w14:paraId="01D480A3" w14:textId="2C455922" w:rsidR="009077AF" w:rsidRPr="00FD436B" w:rsidRDefault="009077AF">
            <w:pPr>
              <w:widowControl w:val="0"/>
              <w:spacing w:after="0" w:line="240" w:lineRule="auto"/>
              <w:jc w:val="center"/>
              <w:rPr>
                <w:ins w:id="400" w:author="Manel Lopez" w:date="2022-01-04T09:10:00Z"/>
                <w:rFonts w:asciiTheme="minorHAnsi" w:eastAsia="Times New Roman" w:hAnsiTheme="minorHAnsi" w:cs="Times New Roman"/>
                <w:sz w:val="16"/>
                <w:szCs w:val="16"/>
                <w:rPrChange w:id="401" w:author="Manel Lopez" w:date="2022-01-04T09:14:00Z">
                  <w:rPr>
                    <w:ins w:id="402" w:author="Manel Lopez" w:date="2022-01-04T09:10:00Z"/>
                    <w:rFonts w:asciiTheme="minorHAnsi" w:eastAsia="Times New Roman" w:hAnsiTheme="minorHAnsi" w:cs="Times New Roman"/>
                  </w:rPr>
                </w:rPrChange>
              </w:rPr>
              <w:pPrChange w:id="403" w:author="Manel Lopez" w:date="2022-01-04T09:33:00Z">
                <w:pPr>
                  <w:widowControl w:val="0"/>
                  <w:spacing w:line="240" w:lineRule="auto"/>
                  <w:jc w:val="right"/>
                </w:pPr>
              </w:pPrChange>
            </w:pPr>
            <w:ins w:id="404" w:author="Manel Lopez" w:date="2022-01-04T09:15:00Z">
              <w:r>
                <w:rPr>
                  <w:rFonts w:asciiTheme="minorHAnsi" w:eastAsia="Times New Roman" w:hAnsiTheme="minorHAnsi" w:cstheme="minorHAnsi"/>
                  <w:sz w:val="16"/>
                  <w:szCs w:val="16"/>
                </w:rPr>
                <w:t>µ</w:t>
              </w:r>
              <w:r>
                <w:rPr>
                  <w:rFonts w:asciiTheme="minorHAnsi" w:eastAsia="Times New Roman" w:hAnsiTheme="minorHAnsi" w:cs="Times New Roman"/>
                  <w:sz w:val="16"/>
                  <w:szCs w:val="16"/>
                </w:rPr>
                <w:t>Vs</w:t>
              </w:r>
            </w:ins>
          </w:p>
        </w:tc>
        <w:tc>
          <w:tcPr>
            <w:tcW w:w="583" w:type="dxa"/>
            <w:tcPrChange w:id="405" w:author="Manel Lopez" w:date="2022-01-04T11:21:00Z">
              <w:tcPr>
                <w:tcW w:w="621" w:type="dxa"/>
              </w:tcPr>
            </w:tcPrChange>
          </w:tcPr>
          <w:p w14:paraId="592F8202" w14:textId="77777777" w:rsidR="009077AF" w:rsidRDefault="009077AF">
            <w:pPr>
              <w:widowControl w:val="0"/>
              <w:spacing w:after="0" w:line="240" w:lineRule="auto"/>
              <w:jc w:val="center"/>
              <w:rPr>
                <w:ins w:id="406" w:author="Manel Lopez" w:date="2022-01-04T09:19:00Z"/>
                <w:rFonts w:asciiTheme="minorHAnsi" w:eastAsia="Times New Roman" w:hAnsiTheme="minorHAnsi" w:cs="Times New Roman"/>
                <w:sz w:val="16"/>
                <w:szCs w:val="16"/>
              </w:rPr>
              <w:pPrChange w:id="407" w:author="Manel Lopez" w:date="2022-01-04T09:33:00Z">
                <w:pPr>
                  <w:widowControl w:val="0"/>
                  <w:spacing w:line="240" w:lineRule="auto"/>
                  <w:jc w:val="center"/>
                </w:pPr>
              </w:pPrChange>
            </w:pPr>
            <w:ins w:id="408" w:author="Manel Lopez" w:date="2022-01-04T09:19:00Z">
              <w:r>
                <w:rPr>
                  <w:rFonts w:asciiTheme="minorHAnsi" w:eastAsia="Times New Roman" w:hAnsiTheme="minorHAnsi" w:cs="Times New Roman"/>
                  <w:sz w:val="16"/>
                  <w:szCs w:val="16"/>
                </w:rPr>
                <w:t>FM</w:t>
              </w:r>
            </w:ins>
          </w:p>
          <w:p w14:paraId="50579B38" w14:textId="3DAD26BE" w:rsidR="009077AF" w:rsidRPr="00FD436B" w:rsidRDefault="009077AF">
            <w:pPr>
              <w:widowControl w:val="0"/>
              <w:spacing w:after="0" w:line="240" w:lineRule="auto"/>
              <w:jc w:val="center"/>
              <w:rPr>
                <w:ins w:id="409" w:author="Manel Lopez" w:date="2022-01-04T09:10:00Z"/>
                <w:rFonts w:asciiTheme="minorHAnsi" w:eastAsia="Times New Roman" w:hAnsiTheme="minorHAnsi" w:cs="Times New Roman"/>
                <w:sz w:val="16"/>
                <w:szCs w:val="16"/>
                <w:rPrChange w:id="410" w:author="Manel Lopez" w:date="2022-01-04T09:14:00Z">
                  <w:rPr>
                    <w:ins w:id="411" w:author="Manel Lopez" w:date="2022-01-04T09:10:00Z"/>
                    <w:rFonts w:asciiTheme="minorHAnsi" w:eastAsia="Times New Roman" w:hAnsiTheme="minorHAnsi" w:cs="Times New Roman"/>
                  </w:rPr>
                </w:rPrChange>
              </w:rPr>
              <w:pPrChange w:id="412" w:author="Manel Lopez" w:date="2022-01-04T09:33:00Z">
                <w:pPr>
                  <w:widowControl w:val="0"/>
                  <w:spacing w:line="240" w:lineRule="auto"/>
                  <w:jc w:val="right"/>
                </w:pPr>
              </w:pPrChange>
            </w:pPr>
            <w:ins w:id="413" w:author="Manel Lopez" w:date="2022-01-04T09:19:00Z">
              <w:r>
                <w:rPr>
                  <w:rFonts w:asciiTheme="minorHAnsi" w:eastAsia="Times New Roman" w:hAnsiTheme="minorHAnsi" w:cstheme="minorHAnsi"/>
                  <w:sz w:val="16"/>
                  <w:szCs w:val="16"/>
                </w:rPr>
                <w:t>µ</w:t>
              </w:r>
              <w:r>
                <w:rPr>
                  <w:rFonts w:asciiTheme="minorHAnsi" w:eastAsia="Times New Roman" w:hAnsiTheme="minorHAnsi" w:cs="Times New Roman"/>
                  <w:sz w:val="16"/>
                  <w:szCs w:val="16"/>
                </w:rPr>
                <w:t>Vs</w:t>
              </w:r>
            </w:ins>
          </w:p>
        </w:tc>
        <w:tc>
          <w:tcPr>
            <w:tcW w:w="662" w:type="dxa"/>
            <w:tcPrChange w:id="414" w:author="Manel Lopez" w:date="2022-01-04T11:21:00Z">
              <w:tcPr>
                <w:tcW w:w="621" w:type="dxa"/>
                <w:gridSpan w:val="2"/>
              </w:tcPr>
            </w:tcPrChange>
          </w:tcPr>
          <w:p w14:paraId="66A25EE7" w14:textId="3423753A" w:rsidR="009077AF" w:rsidRDefault="009077AF">
            <w:pPr>
              <w:widowControl w:val="0"/>
              <w:spacing w:after="0" w:line="240" w:lineRule="auto"/>
              <w:jc w:val="center"/>
              <w:rPr>
                <w:ins w:id="415" w:author="Manel Lopez" w:date="2022-01-04T09:30:00Z"/>
                <w:rFonts w:asciiTheme="minorHAnsi" w:eastAsia="Times New Roman" w:hAnsiTheme="minorHAnsi" w:cs="Times New Roman"/>
                <w:sz w:val="16"/>
                <w:szCs w:val="16"/>
              </w:rPr>
              <w:pPrChange w:id="416" w:author="Manel Lopez" w:date="2022-01-04T09:33:00Z">
                <w:pPr>
                  <w:widowControl w:val="0"/>
                  <w:spacing w:line="240" w:lineRule="auto"/>
                  <w:jc w:val="center"/>
                </w:pPr>
              </w:pPrChange>
            </w:pPr>
            <w:ins w:id="417" w:author="Manel Lopez" w:date="2022-01-04T09:30:00Z">
              <w:r>
                <w:rPr>
                  <w:rFonts w:asciiTheme="minorHAnsi" w:eastAsia="Times New Roman" w:hAnsiTheme="minorHAnsi" w:cs="Times New Roman"/>
                  <w:sz w:val="16"/>
                  <w:szCs w:val="16"/>
                </w:rPr>
                <w:t>P</w:t>
              </w:r>
            </w:ins>
            <w:ins w:id="418" w:author="Manel Lopez" w:date="2022-01-04T09:31:00Z">
              <w:r>
                <w:rPr>
                  <w:rFonts w:asciiTheme="minorHAnsi" w:eastAsia="Times New Roman" w:hAnsiTheme="minorHAnsi" w:cs="Times New Roman"/>
                  <w:sz w:val="16"/>
                  <w:szCs w:val="16"/>
                </w:rPr>
                <w:t>F</w:t>
              </w:r>
            </w:ins>
            <w:ins w:id="419" w:author="Manel Lopez" w:date="2022-01-04T09:30:00Z">
              <w:r>
                <w:rPr>
                  <w:rFonts w:asciiTheme="minorHAnsi" w:eastAsia="Times New Roman" w:hAnsiTheme="minorHAnsi" w:cs="Times New Roman"/>
                  <w:sz w:val="16"/>
                  <w:szCs w:val="16"/>
                </w:rPr>
                <w:t>M</w:t>
              </w:r>
            </w:ins>
          </w:p>
          <w:p w14:paraId="4BEAA16A" w14:textId="71471B71" w:rsidR="009077AF" w:rsidRPr="00FD436B" w:rsidRDefault="009077AF">
            <w:pPr>
              <w:widowControl w:val="0"/>
              <w:spacing w:after="0" w:line="240" w:lineRule="auto"/>
              <w:jc w:val="center"/>
              <w:rPr>
                <w:ins w:id="420" w:author="Manel Lopez" w:date="2022-01-04T09:10:00Z"/>
                <w:rFonts w:asciiTheme="minorHAnsi" w:eastAsia="Times New Roman" w:hAnsiTheme="minorHAnsi" w:cs="Times New Roman"/>
                <w:sz w:val="16"/>
                <w:szCs w:val="16"/>
                <w:rPrChange w:id="421" w:author="Manel Lopez" w:date="2022-01-04T09:14:00Z">
                  <w:rPr>
                    <w:ins w:id="422" w:author="Manel Lopez" w:date="2022-01-04T09:10:00Z"/>
                    <w:rFonts w:asciiTheme="minorHAnsi" w:eastAsia="Times New Roman" w:hAnsiTheme="minorHAnsi" w:cs="Times New Roman"/>
                  </w:rPr>
                </w:rPrChange>
              </w:rPr>
              <w:pPrChange w:id="423" w:author="Manel Lopez" w:date="2022-01-04T09:33:00Z">
                <w:pPr>
                  <w:widowControl w:val="0"/>
                  <w:spacing w:line="240" w:lineRule="auto"/>
                  <w:jc w:val="right"/>
                </w:pPr>
              </w:pPrChange>
            </w:pPr>
            <w:ins w:id="424" w:author="Manel Lopez" w:date="2022-01-04T09:31:00Z">
              <w:r>
                <w:rPr>
                  <w:rFonts w:asciiTheme="minorHAnsi" w:eastAsia="Times New Roman" w:hAnsiTheme="minorHAnsi" w:cstheme="minorHAnsi"/>
                  <w:sz w:val="16"/>
                  <w:szCs w:val="16"/>
                </w:rPr>
                <w:t>µ</w:t>
              </w:r>
              <w:r>
                <w:rPr>
                  <w:rFonts w:asciiTheme="minorHAnsi" w:eastAsia="Times New Roman" w:hAnsiTheme="minorHAnsi" w:cs="Times New Roman"/>
                  <w:sz w:val="16"/>
                  <w:szCs w:val="16"/>
                </w:rPr>
                <w:t>Vs</w:t>
              </w:r>
            </w:ins>
          </w:p>
        </w:tc>
        <w:tc>
          <w:tcPr>
            <w:tcW w:w="684" w:type="dxa"/>
            <w:tcPrChange w:id="425" w:author="Manel Lopez" w:date="2022-01-04T11:21:00Z">
              <w:tcPr>
                <w:tcW w:w="621" w:type="dxa"/>
                <w:gridSpan w:val="3"/>
              </w:tcPr>
            </w:tcPrChange>
          </w:tcPr>
          <w:p w14:paraId="36F29E71" w14:textId="77777777" w:rsidR="009077AF" w:rsidRDefault="009077AF">
            <w:pPr>
              <w:widowControl w:val="0"/>
              <w:spacing w:after="0" w:line="240" w:lineRule="auto"/>
              <w:jc w:val="center"/>
              <w:rPr>
                <w:ins w:id="426" w:author="Manel Lopez" w:date="2022-01-04T09:32:00Z"/>
                <w:rFonts w:asciiTheme="minorHAnsi" w:eastAsia="Times New Roman" w:hAnsiTheme="minorHAnsi" w:cs="Times New Roman"/>
                <w:sz w:val="16"/>
                <w:szCs w:val="16"/>
              </w:rPr>
              <w:pPrChange w:id="427" w:author="Manel Lopez" w:date="2022-01-04T09:33:00Z">
                <w:pPr>
                  <w:widowControl w:val="0"/>
                  <w:spacing w:line="240" w:lineRule="auto"/>
                  <w:jc w:val="center"/>
                </w:pPr>
              </w:pPrChange>
            </w:pPr>
            <w:ins w:id="428" w:author="Manel Lopez" w:date="2022-01-04T09:32:00Z">
              <w:r>
                <w:rPr>
                  <w:rFonts w:asciiTheme="minorHAnsi" w:eastAsia="Times New Roman" w:hAnsiTheme="minorHAnsi" w:cs="Times New Roman"/>
                  <w:sz w:val="16"/>
                  <w:szCs w:val="16"/>
                </w:rPr>
                <w:t>CU</w:t>
              </w:r>
            </w:ins>
          </w:p>
          <w:p w14:paraId="033F49D6" w14:textId="080885FD" w:rsidR="009077AF" w:rsidRPr="00FD436B" w:rsidRDefault="009077AF">
            <w:pPr>
              <w:widowControl w:val="0"/>
              <w:spacing w:after="0" w:line="240" w:lineRule="auto"/>
              <w:jc w:val="center"/>
              <w:rPr>
                <w:ins w:id="429" w:author="Manel Lopez" w:date="2022-01-04T09:10:00Z"/>
                <w:rFonts w:asciiTheme="minorHAnsi" w:eastAsia="Times New Roman" w:hAnsiTheme="minorHAnsi" w:cs="Times New Roman"/>
                <w:sz w:val="16"/>
                <w:szCs w:val="16"/>
                <w:rPrChange w:id="430" w:author="Manel Lopez" w:date="2022-01-04T09:14:00Z">
                  <w:rPr>
                    <w:ins w:id="431" w:author="Manel Lopez" w:date="2022-01-04T09:10:00Z"/>
                    <w:rFonts w:asciiTheme="minorHAnsi" w:eastAsia="Times New Roman" w:hAnsiTheme="minorHAnsi" w:cs="Times New Roman"/>
                  </w:rPr>
                </w:rPrChange>
              </w:rPr>
              <w:pPrChange w:id="432" w:author="Manel Lopez" w:date="2022-01-04T09:33:00Z">
                <w:pPr>
                  <w:widowControl w:val="0"/>
                  <w:spacing w:line="240" w:lineRule="auto"/>
                  <w:jc w:val="right"/>
                </w:pPr>
              </w:pPrChange>
            </w:pPr>
            <w:proofErr w:type="spellStart"/>
            <w:ins w:id="433" w:author="Manel Lopez" w:date="2022-01-04T09:32:00Z">
              <w:r>
                <w:rPr>
                  <w:rFonts w:asciiTheme="minorHAnsi" w:eastAsia="Times New Roman" w:hAnsiTheme="minorHAnsi" w:cs="Times New Roman"/>
                  <w:sz w:val="16"/>
                  <w:szCs w:val="16"/>
                </w:rPr>
                <w:t>eBoard</w:t>
              </w:r>
            </w:ins>
            <w:proofErr w:type="spellEnd"/>
          </w:p>
        </w:tc>
        <w:tc>
          <w:tcPr>
            <w:tcW w:w="684" w:type="dxa"/>
            <w:tcPrChange w:id="434" w:author="Manel Lopez" w:date="2022-01-04T11:21:00Z">
              <w:tcPr>
                <w:tcW w:w="621" w:type="dxa"/>
                <w:gridSpan w:val="2"/>
              </w:tcPr>
            </w:tcPrChange>
          </w:tcPr>
          <w:p w14:paraId="1FDF8F83" w14:textId="77777777" w:rsidR="009077AF" w:rsidRDefault="009077AF">
            <w:pPr>
              <w:widowControl w:val="0"/>
              <w:spacing w:after="0" w:line="240" w:lineRule="auto"/>
              <w:jc w:val="center"/>
              <w:rPr>
                <w:ins w:id="435" w:author="Manel Lopez" w:date="2022-01-04T09:32:00Z"/>
                <w:rFonts w:asciiTheme="minorHAnsi" w:eastAsia="Times New Roman" w:hAnsiTheme="minorHAnsi" w:cs="Times New Roman"/>
                <w:sz w:val="16"/>
                <w:szCs w:val="16"/>
              </w:rPr>
              <w:pPrChange w:id="436" w:author="Manel Lopez" w:date="2022-01-04T09:33:00Z">
                <w:pPr>
                  <w:widowControl w:val="0"/>
                  <w:spacing w:line="240" w:lineRule="auto"/>
                  <w:jc w:val="center"/>
                </w:pPr>
              </w:pPrChange>
            </w:pPr>
            <w:ins w:id="437" w:author="Manel Lopez" w:date="2022-01-04T09:32:00Z">
              <w:r>
                <w:rPr>
                  <w:rFonts w:asciiTheme="minorHAnsi" w:eastAsia="Times New Roman" w:hAnsiTheme="minorHAnsi" w:cs="Times New Roman"/>
                  <w:sz w:val="16"/>
                  <w:szCs w:val="16"/>
                </w:rPr>
                <w:t>SU</w:t>
              </w:r>
            </w:ins>
          </w:p>
          <w:p w14:paraId="2E00408E" w14:textId="6A73833F" w:rsidR="009077AF" w:rsidRPr="00FD436B" w:rsidRDefault="009077AF">
            <w:pPr>
              <w:widowControl w:val="0"/>
              <w:spacing w:after="0" w:line="240" w:lineRule="auto"/>
              <w:jc w:val="center"/>
              <w:rPr>
                <w:ins w:id="438" w:author="Manel Lopez" w:date="2022-01-04T09:10:00Z"/>
                <w:rFonts w:asciiTheme="minorHAnsi" w:eastAsia="Times New Roman" w:hAnsiTheme="minorHAnsi" w:cs="Times New Roman"/>
                <w:sz w:val="16"/>
                <w:szCs w:val="16"/>
                <w:rPrChange w:id="439" w:author="Manel Lopez" w:date="2022-01-04T09:14:00Z">
                  <w:rPr>
                    <w:ins w:id="440" w:author="Manel Lopez" w:date="2022-01-04T09:10:00Z"/>
                    <w:rFonts w:asciiTheme="minorHAnsi" w:eastAsia="Times New Roman" w:hAnsiTheme="minorHAnsi" w:cs="Times New Roman"/>
                  </w:rPr>
                </w:rPrChange>
              </w:rPr>
              <w:pPrChange w:id="441" w:author="Manel Lopez" w:date="2022-01-04T09:33:00Z">
                <w:pPr>
                  <w:widowControl w:val="0"/>
                  <w:spacing w:line="240" w:lineRule="auto"/>
                  <w:jc w:val="right"/>
                </w:pPr>
              </w:pPrChange>
            </w:pPr>
            <w:proofErr w:type="spellStart"/>
            <w:ins w:id="442" w:author="Manel Lopez" w:date="2022-01-04T09:32:00Z">
              <w:r>
                <w:rPr>
                  <w:rFonts w:asciiTheme="minorHAnsi" w:eastAsia="Times New Roman" w:hAnsiTheme="minorHAnsi" w:cs="Times New Roman"/>
                  <w:sz w:val="16"/>
                  <w:szCs w:val="16"/>
                </w:rPr>
                <w:t>eBoard</w:t>
              </w:r>
            </w:ins>
            <w:proofErr w:type="spellEnd"/>
          </w:p>
        </w:tc>
        <w:tc>
          <w:tcPr>
            <w:tcW w:w="929" w:type="dxa"/>
            <w:tcPrChange w:id="443" w:author="Manel Lopez" w:date="2022-01-04T11:21:00Z">
              <w:tcPr>
                <w:tcW w:w="621" w:type="dxa"/>
              </w:tcPr>
            </w:tcPrChange>
          </w:tcPr>
          <w:p w14:paraId="5AB948B3" w14:textId="71E40FA8" w:rsidR="009077AF" w:rsidRPr="00FD436B" w:rsidRDefault="009077AF">
            <w:pPr>
              <w:widowControl w:val="0"/>
              <w:spacing w:after="0" w:line="240" w:lineRule="auto"/>
              <w:jc w:val="center"/>
              <w:rPr>
                <w:ins w:id="444" w:author="Manel Lopez" w:date="2022-01-04T09:10:00Z"/>
                <w:rFonts w:asciiTheme="minorHAnsi" w:eastAsia="Times New Roman" w:hAnsiTheme="minorHAnsi" w:cs="Times New Roman"/>
                <w:sz w:val="16"/>
                <w:szCs w:val="16"/>
                <w:rPrChange w:id="445" w:author="Manel Lopez" w:date="2022-01-04T09:14:00Z">
                  <w:rPr>
                    <w:ins w:id="446" w:author="Manel Lopez" w:date="2022-01-04T09:10:00Z"/>
                    <w:rFonts w:asciiTheme="minorHAnsi" w:eastAsia="Times New Roman" w:hAnsiTheme="minorHAnsi" w:cs="Times New Roman"/>
                  </w:rPr>
                </w:rPrChange>
              </w:rPr>
              <w:pPrChange w:id="447" w:author="Manel Lopez" w:date="2022-01-04T09:33:00Z">
                <w:pPr>
                  <w:widowControl w:val="0"/>
                  <w:spacing w:line="240" w:lineRule="auto"/>
                  <w:jc w:val="right"/>
                </w:pPr>
              </w:pPrChange>
            </w:pPr>
            <w:ins w:id="448" w:author="Manel Lopez" w:date="2022-01-04T09:32:00Z">
              <w:r>
                <w:rPr>
                  <w:rFonts w:asciiTheme="minorHAnsi" w:eastAsia="Times New Roman" w:hAnsiTheme="minorHAnsi" w:cs="Times New Roman"/>
                  <w:sz w:val="16"/>
                  <w:szCs w:val="16"/>
                </w:rPr>
                <w:t>Total</w:t>
              </w:r>
            </w:ins>
          </w:p>
        </w:tc>
      </w:tr>
      <w:tr w:rsidR="00167DBA" w14:paraId="01E4F15B" w14:textId="77777777" w:rsidTr="00813FA1">
        <w:trPr>
          <w:ins w:id="449" w:author="Manel Lopez" w:date="2022-01-04T09:10:00Z"/>
        </w:trPr>
        <w:tc>
          <w:tcPr>
            <w:tcW w:w="1311" w:type="dxa"/>
          </w:tcPr>
          <w:p w14:paraId="4D2E422B" w14:textId="0251C1CB" w:rsidR="00167DBA" w:rsidRPr="00FD436B" w:rsidRDefault="00167DBA">
            <w:pPr>
              <w:widowControl w:val="0"/>
              <w:spacing w:line="240" w:lineRule="auto"/>
              <w:jc w:val="center"/>
              <w:rPr>
                <w:ins w:id="450" w:author="Manel Lopez" w:date="2022-01-04T09:10:00Z"/>
                <w:rFonts w:asciiTheme="minorHAnsi" w:eastAsia="Times New Roman" w:hAnsiTheme="minorHAnsi" w:cs="Times New Roman"/>
                <w:sz w:val="16"/>
                <w:szCs w:val="16"/>
                <w:rPrChange w:id="451" w:author="Manel Lopez" w:date="2022-01-04T09:14:00Z">
                  <w:rPr>
                    <w:ins w:id="452" w:author="Manel Lopez" w:date="2022-01-04T09:10:00Z"/>
                    <w:rFonts w:asciiTheme="minorHAnsi" w:eastAsia="Times New Roman" w:hAnsiTheme="minorHAnsi" w:cs="Times New Roman"/>
                  </w:rPr>
                </w:rPrChange>
              </w:rPr>
              <w:pPrChange w:id="453" w:author="Manel Lopez" w:date="2022-01-04T09:33:00Z">
                <w:pPr>
                  <w:widowControl w:val="0"/>
                  <w:spacing w:line="240" w:lineRule="auto"/>
                  <w:jc w:val="right"/>
                </w:pPr>
              </w:pPrChange>
            </w:pPr>
            <w:ins w:id="454" w:author="Manel Lopez" w:date="2022-01-04T09:33:00Z">
              <w:r>
                <w:rPr>
                  <w:rFonts w:asciiTheme="minorHAnsi" w:eastAsia="Times New Roman" w:hAnsiTheme="minorHAnsi" w:cs="Times New Roman"/>
                  <w:sz w:val="16"/>
                  <w:szCs w:val="16"/>
                </w:rPr>
                <w:t>W</w:t>
              </w:r>
            </w:ins>
          </w:p>
        </w:tc>
        <w:tc>
          <w:tcPr>
            <w:tcW w:w="947" w:type="dxa"/>
          </w:tcPr>
          <w:p w14:paraId="02AD3A13" w14:textId="2DE38059" w:rsidR="00167DBA" w:rsidRPr="00FD436B" w:rsidRDefault="00167DBA">
            <w:pPr>
              <w:widowControl w:val="0"/>
              <w:spacing w:line="240" w:lineRule="auto"/>
              <w:jc w:val="center"/>
              <w:rPr>
                <w:ins w:id="455" w:author="Manel Lopez" w:date="2022-01-04T09:10:00Z"/>
                <w:rFonts w:asciiTheme="minorHAnsi" w:eastAsia="Times New Roman" w:hAnsiTheme="minorHAnsi" w:cs="Times New Roman"/>
                <w:sz w:val="16"/>
                <w:szCs w:val="16"/>
                <w:rPrChange w:id="456" w:author="Manel Lopez" w:date="2022-01-04T09:14:00Z">
                  <w:rPr>
                    <w:ins w:id="457" w:author="Manel Lopez" w:date="2022-01-04T09:10:00Z"/>
                    <w:rFonts w:asciiTheme="minorHAnsi" w:eastAsia="Times New Roman" w:hAnsiTheme="minorHAnsi" w:cs="Times New Roman"/>
                  </w:rPr>
                </w:rPrChange>
              </w:rPr>
              <w:pPrChange w:id="458" w:author="Manel Lopez" w:date="2022-01-04T09:35:00Z">
                <w:pPr>
                  <w:widowControl w:val="0"/>
                  <w:spacing w:line="240" w:lineRule="auto"/>
                  <w:jc w:val="right"/>
                </w:pPr>
              </w:pPrChange>
            </w:pPr>
            <w:ins w:id="459" w:author="Manel Lopez" w:date="2022-01-04T09:35:00Z">
              <w:r>
                <w:rPr>
                  <w:rFonts w:asciiTheme="minorHAnsi" w:eastAsia="Times New Roman" w:hAnsiTheme="minorHAnsi" w:cs="Times New Roman"/>
                  <w:sz w:val="16"/>
                  <w:szCs w:val="16"/>
                </w:rPr>
                <w:t>0.</w:t>
              </w:r>
            </w:ins>
            <w:ins w:id="460" w:author="Manel Lopez" w:date="2022-01-04T12:40:00Z">
              <w:r w:rsidR="00952D90">
                <w:rPr>
                  <w:rFonts w:asciiTheme="minorHAnsi" w:eastAsia="Times New Roman" w:hAnsiTheme="minorHAnsi" w:cs="Times New Roman"/>
                  <w:sz w:val="16"/>
                  <w:szCs w:val="16"/>
                </w:rPr>
                <w:t>45</w:t>
              </w:r>
            </w:ins>
          </w:p>
        </w:tc>
        <w:tc>
          <w:tcPr>
            <w:tcW w:w="614" w:type="dxa"/>
          </w:tcPr>
          <w:p w14:paraId="4A99A532" w14:textId="08A9849F" w:rsidR="00167DBA" w:rsidRPr="00FD436B" w:rsidRDefault="00167DBA">
            <w:pPr>
              <w:widowControl w:val="0"/>
              <w:spacing w:line="240" w:lineRule="auto"/>
              <w:jc w:val="center"/>
              <w:rPr>
                <w:ins w:id="461" w:author="Manel Lopez" w:date="2022-01-04T09:10:00Z"/>
                <w:rFonts w:asciiTheme="minorHAnsi" w:eastAsia="Times New Roman" w:hAnsiTheme="minorHAnsi" w:cs="Times New Roman"/>
                <w:sz w:val="16"/>
                <w:szCs w:val="16"/>
                <w:rPrChange w:id="462" w:author="Manel Lopez" w:date="2022-01-04T09:14:00Z">
                  <w:rPr>
                    <w:ins w:id="463" w:author="Manel Lopez" w:date="2022-01-04T09:10:00Z"/>
                    <w:rFonts w:asciiTheme="minorHAnsi" w:eastAsia="Times New Roman" w:hAnsiTheme="minorHAnsi" w:cs="Times New Roman"/>
                  </w:rPr>
                </w:rPrChange>
              </w:rPr>
              <w:pPrChange w:id="464" w:author="Manel Lopez" w:date="2022-01-04T09:35:00Z">
                <w:pPr>
                  <w:widowControl w:val="0"/>
                  <w:spacing w:line="240" w:lineRule="auto"/>
                  <w:jc w:val="right"/>
                </w:pPr>
              </w:pPrChange>
            </w:pPr>
            <w:ins w:id="465" w:author="Manel Lopez" w:date="2022-01-04T09:53:00Z">
              <w:r>
                <w:rPr>
                  <w:rFonts w:asciiTheme="minorHAnsi" w:eastAsia="Times New Roman" w:hAnsiTheme="minorHAnsi" w:cs="Times New Roman"/>
                  <w:sz w:val="16"/>
                  <w:szCs w:val="16"/>
                </w:rPr>
                <w:t>2.5</w:t>
              </w:r>
            </w:ins>
          </w:p>
        </w:tc>
        <w:tc>
          <w:tcPr>
            <w:tcW w:w="583" w:type="dxa"/>
          </w:tcPr>
          <w:p w14:paraId="03635526" w14:textId="2E21CC3E" w:rsidR="00167DBA" w:rsidRPr="00FD436B" w:rsidRDefault="00167DBA">
            <w:pPr>
              <w:widowControl w:val="0"/>
              <w:spacing w:line="240" w:lineRule="auto"/>
              <w:jc w:val="center"/>
              <w:rPr>
                <w:ins w:id="466" w:author="Manel Lopez" w:date="2022-01-04T09:10:00Z"/>
                <w:rFonts w:asciiTheme="minorHAnsi" w:eastAsia="Times New Roman" w:hAnsiTheme="minorHAnsi" w:cs="Times New Roman"/>
                <w:sz w:val="16"/>
                <w:szCs w:val="16"/>
                <w:rPrChange w:id="467" w:author="Manel Lopez" w:date="2022-01-04T09:14:00Z">
                  <w:rPr>
                    <w:ins w:id="468" w:author="Manel Lopez" w:date="2022-01-04T09:10:00Z"/>
                    <w:rFonts w:asciiTheme="minorHAnsi" w:eastAsia="Times New Roman" w:hAnsiTheme="minorHAnsi" w:cs="Times New Roman"/>
                  </w:rPr>
                </w:rPrChange>
              </w:rPr>
              <w:pPrChange w:id="469" w:author="Manel Lopez" w:date="2022-01-04T09:35:00Z">
                <w:pPr>
                  <w:widowControl w:val="0"/>
                  <w:spacing w:line="240" w:lineRule="auto"/>
                  <w:jc w:val="right"/>
                </w:pPr>
              </w:pPrChange>
            </w:pPr>
            <w:ins w:id="470" w:author="Manel Lopez" w:date="2022-01-04T09:53:00Z">
              <w:r>
                <w:rPr>
                  <w:rFonts w:asciiTheme="minorHAnsi" w:eastAsia="Times New Roman" w:hAnsiTheme="minorHAnsi" w:cs="Times New Roman"/>
                  <w:sz w:val="16"/>
                  <w:szCs w:val="16"/>
                </w:rPr>
                <w:t>2.5</w:t>
              </w:r>
            </w:ins>
          </w:p>
        </w:tc>
        <w:tc>
          <w:tcPr>
            <w:tcW w:w="662" w:type="dxa"/>
          </w:tcPr>
          <w:p w14:paraId="14C63F17" w14:textId="1DAA358B" w:rsidR="00167DBA" w:rsidRPr="00FD436B" w:rsidRDefault="00167DBA">
            <w:pPr>
              <w:widowControl w:val="0"/>
              <w:spacing w:line="240" w:lineRule="auto"/>
              <w:jc w:val="center"/>
              <w:rPr>
                <w:ins w:id="471" w:author="Manel Lopez" w:date="2022-01-04T09:10:00Z"/>
                <w:rFonts w:asciiTheme="minorHAnsi" w:eastAsia="Times New Roman" w:hAnsiTheme="minorHAnsi" w:cs="Times New Roman"/>
                <w:sz w:val="16"/>
                <w:szCs w:val="16"/>
                <w:rPrChange w:id="472" w:author="Manel Lopez" w:date="2022-01-04T09:14:00Z">
                  <w:rPr>
                    <w:ins w:id="473" w:author="Manel Lopez" w:date="2022-01-04T09:10:00Z"/>
                    <w:rFonts w:asciiTheme="minorHAnsi" w:eastAsia="Times New Roman" w:hAnsiTheme="minorHAnsi" w:cs="Times New Roman"/>
                  </w:rPr>
                </w:rPrChange>
              </w:rPr>
              <w:pPrChange w:id="474" w:author="Manel Lopez" w:date="2022-01-04T09:35:00Z">
                <w:pPr>
                  <w:widowControl w:val="0"/>
                  <w:spacing w:line="240" w:lineRule="auto"/>
                  <w:jc w:val="right"/>
                </w:pPr>
              </w:pPrChange>
            </w:pPr>
            <w:ins w:id="475" w:author="Manel Lopez" w:date="2022-01-04T09:53:00Z">
              <w:r>
                <w:rPr>
                  <w:rFonts w:asciiTheme="minorHAnsi" w:eastAsia="Times New Roman" w:hAnsiTheme="minorHAnsi" w:cs="Times New Roman"/>
                  <w:sz w:val="16"/>
                  <w:szCs w:val="16"/>
                </w:rPr>
                <w:t>2.5</w:t>
              </w:r>
            </w:ins>
          </w:p>
        </w:tc>
        <w:tc>
          <w:tcPr>
            <w:tcW w:w="684" w:type="dxa"/>
          </w:tcPr>
          <w:p w14:paraId="146F163F" w14:textId="4D2EC554" w:rsidR="00167DBA" w:rsidRPr="00FD436B" w:rsidRDefault="00167DBA">
            <w:pPr>
              <w:widowControl w:val="0"/>
              <w:spacing w:line="240" w:lineRule="auto"/>
              <w:jc w:val="center"/>
              <w:rPr>
                <w:ins w:id="476" w:author="Manel Lopez" w:date="2022-01-04T09:10:00Z"/>
                <w:rFonts w:asciiTheme="minorHAnsi" w:eastAsia="Times New Roman" w:hAnsiTheme="minorHAnsi" w:cs="Times New Roman"/>
                <w:sz w:val="16"/>
                <w:szCs w:val="16"/>
                <w:rPrChange w:id="477" w:author="Manel Lopez" w:date="2022-01-04T09:14:00Z">
                  <w:rPr>
                    <w:ins w:id="478" w:author="Manel Lopez" w:date="2022-01-04T09:10:00Z"/>
                    <w:rFonts w:asciiTheme="minorHAnsi" w:eastAsia="Times New Roman" w:hAnsiTheme="minorHAnsi" w:cs="Times New Roman"/>
                  </w:rPr>
                </w:rPrChange>
              </w:rPr>
              <w:pPrChange w:id="479" w:author="Manel Lopez" w:date="2022-01-04T09:35:00Z">
                <w:pPr>
                  <w:widowControl w:val="0"/>
                  <w:spacing w:line="240" w:lineRule="auto"/>
                  <w:jc w:val="right"/>
                </w:pPr>
              </w:pPrChange>
            </w:pPr>
            <w:ins w:id="480" w:author="Manel Lopez" w:date="2022-01-04T09:54:00Z">
              <w:r>
                <w:rPr>
                  <w:rFonts w:asciiTheme="minorHAnsi" w:eastAsia="Times New Roman" w:hAnsiTheme="minorHAnsi" w:cs="Times New Roman"/>
                  <w:sz w:val="16"/>
                  <w:szCs w:val="16"/>
                </w:rPr>
                <w:t>0.288</w:t>
              </w:r>
            </w:ins>
          </w:p>
        </w:tc>
        <w:tc>
          <w:tcPr>
            <w:tcW w:w="684" w:type="dxa"/>
          </w:tcPr>
          <w:p w14:paraId="04B52DE8" w14:textId="2E0EE4EA" w:rsidR="00167DBA" w:rsidRPr="00FD436B" w:rsidRDefault="00167DBA">
            <w:pPr>
              <w:widowControl w:val="0"/>
              <w:spacing w:line="240" w:lineRule="auto"/>
              <w:jc w:val="center"/>
              <w:rPr>
                <w:ins w:id="481" w:author="Manel Lopez" w:date="2022-01-04T09:10:00Z"/>
                <w:rFonts w:asciiTheme="minorHAnsi" w:eastAsia="Times New Roman" w:hAnsiTheme="minorHAnsi" w:cs="Times New Roman"/>
                <w:sz w:val="16"/>
                <w:szCs w:val="16"/>
                <w:rPrChange w:id="482" w:author="Manel Lopez" w:date="2022-01-04T09:14:00Z">
                  <w:rPr>
                    <w:ins w:id="483" w:author="Manel Lopez" w:date="2022-01-04T09:10:00Z"/>
                    <w:rFonts w:asciiTheme="minorHAnsi" w:eastAsia="Times New Roman" w:hAnsiTheme="minorHAnsi" w:cs="Times New Roman"/>
                  </w:rPr>
                </w:rPrChange>
              </w:rPr>
              <w:pPrChange w:id="484" w:author="Manel Lopez" w:date="2022-01-04T09:35:00Z">
                <w:pPr>
                  <w:widowControl w:val="0"/>
                  <w:spacing w:line="240" w:lineRule="auto"/>
                  <w:jc w:val="right"/>
                </w:pPr>
              </w:pPrChange>
            </w:pPr>
            <w:ins w:id="485" w:author="Manel Lopez" w:date="2022-01-04T09:54:00Z">
              <w:r>
                <w:rPr>
                  <w:rFonts w:asciiTheme="minorHAnsi" w:eastAsia="Times New Roman" w:hAnsiTheme="minorHAnsi" w:cs="Times New Roman"/>
                  <w:sz w:val="16"/>
                  <w:szCs w:val="16"/>
                </w:rPr>
                <w:t>0.185</w:t>
              </w:r>
            </w:ins>
          </w:p>
        </w:tc>
        <w:tc>
          <w:tcPr>
            <w:tcW w:w="929" w:type="dxa"/>
            <w:vMerge w:val="restart"/>
          </w:tcPr>
          <w:p w14:paraId="76F9C0FB" w14:textId="77777777" w:rsidR="00167DBA" w:rsidRDefault="00167DBA" w:rsidP="006F4DE9">
            <w:pPr>
              <w:widowControl w:val="0"/>
              <w:spacing w:line="240" w:lineRule="auto"/>
              <w:jc w:val="center"/>
              <w:rPr>
                <w:ins w:id="486" w:author="Manel Lopez" w:date="2022-01-04T11:22:00Z"/>
                <w:rFonts w:asciiTheme="minorHAnsi" w:eastAsia="Times New Roman" w:hAnsiTheme="minorHAnsi" w:cs="Times New Roman"/>
                <w:sz w:val="16"/>
                <w:szCs w:val="16"/>
              </w:rPr>
            </w:pPr>
          </w:p>
          <w:p w14:paraId="1420C92B" w14:textId="77777777" w:rsidR="00167DBA" w:rsidRDefault="00167DBA">
            <w:pPr>
              <w:widowControl w:val="0"/>
              <w:rPr>
                <w:ins w:id="487" w:author="Manel Lopez" w:date="2022-01-04T11:22:00Z"/>
                <w:rFonts w:asciiTheme="minorHAnsi" w:eastAsia="Times New Roman" w:hAnsiTheme="minorHAnsi" w:cs="Times New Roman"/>
                <w:sz w:val="16"/>
                <w:szCs w:val="16"/>
              </w:rPr>
              <w:pPrChange w:id="488" w:author="Manel Lopez" w:date="2022-01-04T11:23:00Z">
                <w:pPr>
                  <w:widowControl w:val="0"/>
                  <w:spacing w:line="240" w:lineRule="auto"/>
                  <w:jc w:val="center"/>
                </w:pPr>
              </w:pPrChange>
            </w:pPr>
          </w:p>
          <w:p w14:paraId="35AEC78B" w14:textId="7C666283" w:rsidR="00167DBA" w:rsidRPr="00FD436B" w:rsidRDefault="00952D90" w:rsidP="00952D90">
            <w:pPr>
              <w:widowControl w:val="0"/>
              <w:rPr>
                <w:ins w:id="489" w:author="Manel Lopez" w:date="2022-01-04T09:10:00Z"/>
                <w:rFonts w:asciiTheme="minorHAnsi" w:eastAsia="Times New Roman" w:hAnsiTheme="minorHAnsi" w:cs="Times New Roman"/>
                <w:sz w:val="16"/>
                <w:szCs w:val="16"/>
                <w:rPrChange w:id="490" w:author="Manel Lopez" w:date="2022-01-04T09:14:00Z">
                  <w:rPr>
                    <w:ins w:id="491" w:author="Manel Lopez" w:date="2022-01-04T09:10:00Z"/>
                    <w:rFonts w:asciiTheme="minorHAnsi" w:eastAsia="Times New Roman" w:hAnsiTheme="minorHAnsi" w:cs="Times New Roman"/>
                  </w:rPr>
                </w:rPrChange>
              </w:rPr>
              <w:pPrChange w:id="492" w:author="Manel Lopez" w:date="2022-01-04T12:42:00Z">
                <w:pPr>
                  <w:widowControl w:val="0"/>
                  <w:spacing w:line="240" w:lineRule="auto"/>
                  <w:jc w:val="right"/>
                </w:pPr>
              </w:pPrChange>
            </w:pPr>
            <w:ins w:id="493" w:author="Manel Lopez" w:date="2022-01-04T12:42:00Z">
              <w:r>
                <w:rPr>
                  <w:rFonts w:asciiTheme="minorHAnsi" w:eastAsia="Times New Roman" w:hAnsiTheme="minorHAnsi" w:cs="Times New Roman"/>
                  <w:sz w:val="16"/>
                  <w:szCs w:val="16"/>
                </w:rPr>
                <w:t>3.1234</w:t>
              </w:r>
            </w:ins>
            <w:ins w:id="494" w:author="Manel Lopez" w:date="2022-01-04T11:21:00Z">
              <w:r w:rsidR="00167DBA">
                <w:rPr>
                  <w:rFonts w:asciiTheme="minorHAnsi" w:eastAsia="Times New Roman" w:hAnsiTheme="minorHAnsi" w:cs="Times New Roman"/>
                  <w:sz w:val="16"/>
                  <w:szCs w:val="16"/>
                </w:rPr>
                <w:t xml:space="preserve"> </w:t>
              </w:r>
              <w:proofErr w:type="spellStart"/>
              <w:r w:rsidR="00167DBA">
                <w:rPr>
                  <w:rFonts w:asciiTheme="minorHAnsi" w:eastAsia="Times New Roman" w:hAnsiTheme="minorHAnsi" w:cs="Times New Roman"/>
                  <w:sz w:val="16"/>
                  <w:szCs w:val="16"/>
                </w:rPr>
                <w:t>Wh</w:t>
              </w:r>
            </w:ins>
            <w:proofErr w:type="spellEnd"/>
          </w:p>
        </w:tc>
      </w:tr>
      <w:tr w:rsidR="00167DBA" w14:paraId="06D61B7B" w14:textId="77777777" w:rsidTr="00813FA1">
        <w:trPr>
          <w:ins w:id="495" w:author="Manel Lopez" w:date="2022-01-04T09:10:00Z"/>
        </w:trPr>
        <w:tc>
          <w:tcPr>
            <w:tcW w:w="1311" w:type="dxa"/>
          </w:tcPr>
          <w:p w14:paraId="440350B2" w14:textId="58456B67" w:rsidR="00167DBA" w:rsidRPr="00FD436B" w:rsidRDefault="00167DBA">
            <w:pPr>
              <w:widowControl w:val="0"/>
              <w:spacing w:line="240" w:lineRule="auto"/>
              <w:jc w:val="center"/>
              <w:rPr>
                <w:ins w:id="496" w:author="Manel Lopez" w:date="2022-01-04T09:10:00Z"/>
                <w:rFonts w:asciiTheme="minorHAnsi" w:eastAsia="Times New Roman" w:hAnsiTheme="minorHAnsi" w:cs="Times New Roman"/>
                <w:sz w:val="16"/>
                <w:szCs w:val="16"/>
                <w:rPrChange w:id="497" w:author="Manel Lopez" w:date="2022-01-04T09:14:00Z">
                  <w:rPr>
                    <w:ins w:id="498" w:author="Manel Lopez" w:date="2022-01-04T09:10:00Z"/>
                    <w:rFonts w:asciiTheme="minorHAnsi" w:eastAsia="Times New Roman" w:hAnsiTheme="minorHAnsi" w:cs="Times New Roman"/>
                  </w:rPr>
                </w:rPrChange>
              </w:rPr>
              <w:pPrChange w:id="499" w:author="Manel Lopez" w:date="2022-01-04T09:33:00Z">
                <w:pPr>
                  <w:widowControl w:val="0"/>
                  <w:spacing w:line="240" w:lineRule="auto"/>
                  <w:jc w:val="right"/>
                </w:pPr>
              </w:pPrChange>
            </w:pPr>
            <w:ins w:id="500" w:author="Manel Lopez" w:date="2022-01-04T09:34:00Z">
              <w:r>
                <w:rPr>
                  <w:rFonts w:asciiTheme="minorHAnsi" w:eastAsia="Times New Roman" w:hAnsiTheme="minorHAnsi" w:cs="Times New Roman"/>
                  <w:sz w:val="16"/>
                  <w:szCs w:val="16"/>
                </w:rPr>
                <w:t>PRF</w:t>
              </w:r>
            </w:ins>
          </w:p>
        </w:tc>
        <w:tc>
          <w:tcPr>
            <w:tcW w:w="947" w:type="dxa"/>
          </w:tcPr>
          <w:p w14:paraId="4E3B8B1D" w14:textId="10552227" w:rsidR="00167DBA" w:rsidRPr="00FD436B" w:rsidRDefault="00167DBA">
            <w:pPr>
              <w:widowControl w:val="0"/>
              <w:spacing w:line="240" w:lineRule="auto"/>
              <w:jc w:val="center"/>
              <w:rPr>
                <w:ins w:id="501" w:author="Manel Lopez" w:date="2022-01-04T09:10:00Z"/>
                <w:rFonts w:asciiTheme="minorHAnsi" w:eastAsia="Times New Roman" w:hAnsiTheme="minorHAnsi" w:cs="Times New Roman"/>
                <w:sz w:val="16"/>
                <w:szCs w:val="16"/>
                <w:rPrChange w:id="502" w:author="Manel Lopez" w:date="2022-01-04T09:14:00Z">
                  <w:rPr>
                    <w:ins w:id="503" w:author="Manel Lopez" w:date="2022-01-04T09:10:00Z"/>
                    <w:rFonts w:asciiTheme="minorHAnsi" w:eastAsia="Times New Roman" w:hAnsiTheme="minorHAnsi" w:cs="Times New Roman"/>
                  </w:rPr>
                </w:rPrChange>
              </w:rPr>
              <w:pPrChange w:id="504" w:author="Manel Lopez" w:date="2022-01-04T09:35:00Z">
                <w:pPr>
                  <w:widowControl w:val="0"/>
                  <w:spacing w:line="240" w:lineRule="auto"/>
                  <w:jc w:val="right"/>
                </w:pPr>
              </w:pPrChange>
            </w:pPr>
            <w:ins w:id="505" w:author="Manel Lopez" w:date="2022-01-04T09:35:00Z">
              <w:r>
                <w:rPr>
                  <w:rFonts w:asciiTheme="minorHAnsi" w:eastAsia="Times New Roman" w:hAnsiTheme="minorHAnsi" w:cs="Times New Roman"/>
                  <w:sz w:val="16"/>
                  <w:szCs w:val="16"/>
                </w:rPr>
                <w:t>0.9</w:t>
              </w:r>
            </w:ins>
            <w:ins w:id="506" w:author="Manel Lopez" w:date="2022-01-04T09:36:00Z">
              <w:r>
                <w:rPr>
                  <w:rFonts w:asciiTheme="minorHAnsi" w:eastAsia="Times New Roman" w:hAnsiTheme="minorHAnsi" w:cs="Times New Roman"/>
                  <w:sz w:val="16"/>
                  <w:szCs w:val="16"/>
                </w:rPr>
                <w:t>8</w:t>
              </w:r>
            </w:ins>
          </w:p>
        </w:tc>
        <w:tc>
          <w:tcPr>
            <w:tcW w:w="614" w:type="dxa"/>
          </w:tcPr>
          <w:p w14:paraId="5D54B831" w14:textId="04ECE164" w:rsidR="00167DBA" w:rsidRPr="00FD436B" w:rsidRDefault="00167DBA">
            <w:pPr>
              <w:widowControl w:val="0"/>
              <w:spacing w:line="240" w:lineRule="auto"/>
              <w:jc w:val="center"/>
              <w:rPr>
                <w:ins w:id="507" w:author="Manel Lopez" w:date="2022-01-04T09:10:00Z"/>
                <w:rFonts w:asciiTheme="minorHAnsi" w:eastAsia="Times New Roman" w:hAnsiTheme="minorHAnsi" w:cs="Times New Roman"/>
                <w:sz w:val="16"/>
                <w:szCs w:val="16"/>
                <w:rPrChange w:id="508" w:author="Manel Lopez" w:date="2022-01-04T09:14:00Z">
                  <w:rPr>
                    <w:ins w:id="509" w:author="Manel Lopez" w:date="2022-01-04T09:10:00Z"/>
                    <w:rFonts w:asciiTheme="minorHAnsi" w:eastAsia="Times New Roman" w:hAnsiTheme="minorHAnsi" w:cs="Times New Roman"/>
                  </w:rPr>
                </w:rPrChange>
              </w:rPr>
              <w:pPrChange w:id="510" w:author="Manel Lopez" w:date="2022-01-04T09:35:00Z">
                <w:pPr>
                  <w:widowControl w:val="0"/>
                  <w:spacing w:line="240" w:lineRule="auto"/>
                  <w:jc w:val="right"/>
                </w:pPr>
              </w:pPrChange>
            </w:pPr>
            <w:ins w:id="511" w:author="Manel Lopez" w:date="2022-01-04T09:47:00Z">
              <w:r>
                <w:rPr>
                  <w:rFonts w:asciiTheme="minorHAnsi" w:eastAsia="Times New Roman" w:hAnsiTheme="minorHAnsi" w:cs="Times New Roman"/>
                  <w:sz w:val="16"/>
                  <w:szCs w:val="16"/>
                </w:rPr>
                <w:t>0.4</w:t>
              </w:r>
            </w:ins>
          </w:p>
        </w:tc>
        <w:tc>
          <w:tcPr>
            <w:tcW w:w="583" w:type="dxa"/>
          </w:tcPr>
          <w:p w14:paraId="162B15C8" w14:textId="42550A52" w:rsidR="00167DBA" w:rsidRPr="00FD436B" w:rsidRDefault="00167DBA">
            <w:pPr>
              <w:widowControl w:val="0"/>
              <w:spacing w:line="240" w:lineRule="auto"/>
              <w:jc w:val="center"/>
              <w:rPr>
                <w:ins w:id="512" w:author="Manel Lopez" w:date="2022-01-04T09:10:00Z"/>
                <w:rFonts w:asciiTheme="minorHAnsi" w:eastAsia="Times New Roman" w:hAnsiTheme="minorHAnsi" w:cs="Times New Roman"/>
                <w:sz w:val="16"/>
                <w:szCs w:val="16"/>
                <w:rPrChange w:id="513" w:author="Manel Lopez" w:date="2022-01-04T09:14:00Z">
                  <w:rPr>
                    <w:ins w:id="514" w:author="Manel Lopez" w:date="2022-01-04T09:10:00Z"/>
                    <w:rFonts w:asciiTheme="minorHAnsi" w:eastAsia="Times New Roman" w:hAnsiTheme="minorHAnsi" w:cs="Times New Roman"/>
                  </w:rPr>
                </w:rPrChange>
              </w:rPr>
              <w:pPrChange w:id="515" w:author="Manel Lopez" w:date="2022-01-04T09:35:00Z">
                <w:pPr>
                  <w:widowControl w:val="0"/>
                  <w:spacing w:line="240" w:lineRule="auto"/>
                  <w:jc w:val="right"/>
                </w:pPr>
              </w:pPrChange>
            </w:pPr>
            <w:ins w:id="516" w:author="Manel Lopez" w:date="2022-01-04T09:47:00Z">
              <w:r>
                <w:rPr>
                  <w:rFonts w:asciiTheme="minorHAnsi" w:eastAsia="Times New Roman" w:hAnsiTheme="minorHAnsi" w:cs="Times New Roman"/>
                  <w:sz w:val="16"/>
                  <w:szCs w:val="16"/>
                </w:rPr>
                <w:t>0.4</w:t>
              </w:r>
            </w:ins>
          </w:p>
        </w:tc>
        <w:tc>
          <w:tcPr>
            <w:tcW w:w="662" w:type="dxa"/>
          </w:tcPr>
          <w:p w14:paraId="0DEF554D" w14:textId="3FA1C3B8" w:rsidR="00167DBA" w:rsidRPr="00FD436B" w:rsidRDefault="00167DBA">
            <w:pPr>
              <w:widowControl w:val="0"/>
              <w:spacing w:line="240" w:lineRule="auto"/>
              <w:jc w:val="center"/>
              <w:rPr>
                <w:ins w:id="517" w:author="Manel Lopez" w:date="2022-01-04T09:10:00Z"/>
                <w:rFonts w:asciiTheme="minorHAnsi" w:eastAsia="Times New Roman" w:hAnsiTheme="minorHAnsi" w:cs="Times New Roman"/>
                <w:sz w:val="16"/>
                <w:szCs w:val="16"/>
                <w:rPrChange w:id="518" w:author="Manel Lopez" w:date="2022-01-04T09:14:00Z">
                  <w:rPr>
                    <w:ins w:id="519" w:author="Manel Lopez" w:date="2022-01-04T09:10:00Z"/>
                    <w:rFonts w:asciiTheme="minorHAnsi" w:eastAsia="Times New Roman" w:hAnsiTheme="minorHAnsi" w:cs="Times New Roman"/>
                  </w:rPr>
                </w:rPrChange>
              </w:rPr>
              <w:pPrChange w:id="520" w:author="Manel Lopez" w:date="2022-01-04T09:35:00Z">
                <w:pPr>
                  <w:widowControl w:val="0"/>
                  <w:spacing w:line="240" w:lineRule="auto"/>
                  <w:jc w:val="right"/>
                </w:pPr>
              </w:pPrChange>
            </w:pPr>
            <w:ins w:id="521" w:author="Manel Lopez" w:date="2022-01-04T09:47:00Z">
              <w:r>
                <w:rPr>
                  <w:rFonts w:asciiTheme="minorHAnsi" w:eastAsia="Times New Roman" w:hAnsiTheme="minorHAnsi" w:cs="Times New Roman"/>
                  <w:sz w:val="16"/>
                  <w:szCs w:val="16"/>
                </w:rPr>
                <w:t>0.4</w:t>
              </w:r>
            </w:ins>
          </w:p>
        </w:tc>
        <w:tc>
          <w:tcPr>
            <w:tcW w:w="684" w:type="dxa"/>
          </w:tcPr>
          <w:p w14:paraId="31A834EE" w14:textId="4A40CC21" w:rsidR="00167DBA" w:rsidRPr="00FD436B" w:rsidRDefault="00167DBA">
            <w:pPr>
              <w:widowControl w:val="0"/>
              <w:spacing w:line="240" w:lineRule="auto"/>
              <w:jc w:val="center"/>
              <w:rPr>
                <w:ins w:id="522" w:author="Manel Lopez" w:date="2022-01-04T09:10:00Z"/>
                <w:rFonts w:asciiTheme="minorHAnsi" w:eastAsia="Times New Roman" w:hAnsiTheme="minorHAnsi" w:cs="Times New Roman"/>
                <w:sz w:val="16"/>
                <w:szCs w:val="16"/>
                <w:rPrChange w:id="523" w:author="Manel Lopez" w:date="2022-01-04T09:14:00Z">
                  <w:rPr>
                    <w:ins w:id="524" w:author="Manel Lopez" w:date="2022-01-04T09:10:00Z"/>
                    <w:rFonts w:asciiTheme="minorHAnsi" w:eastAsia="Times New Roman" w:hAnsiTheme="minorHAnsi" w:cs="Times New Roman"/>
                  </w:rPr>
                </w:rPrChange>
              </w:rPr>
              <w:pPrChange w:id="525" w:author="Manel Lopez" w:date="2022-01-04T09:35:00Z">
                <w:pPr>
                  <w:widowControl w:val="0"/>
                  <w:spacing w:line="240" w:lineRule="auto"/>
                  <w:jc w:val="right"/>
                </w:pPr>
              </w:pPrChange>
            </w:pPr>
            <w:ins w:id="526" w:author="Manel Lopez" w:date="2022-01-04T09:47:00Z">
              <w:r>
                <w:rPr>
                  <w:rFonts w:asciiTheme="minorHAnsi" w:eastAsia="Times New Roman" w:hAnsiTheme="minorHAnsi" w:cs="Times New Roman"/>
                  <w:sz w:val="16"/>
                  <w:szCs w:val="16"/>
                </w:rPr>
                <w:t>1</w:t>
              </w:r>
            </w:ins>
          </w:p>
        </w:tc>
        <w:tc>
          <w:tcPr>
            <w:tcW w:w="684" w:type="dxa"/>
          </w:tcPr>
          <w:p w14:paraId="1D034CA7" w14:textId="099DEC95" w:rsidR="00167DBA" w:rsidRPr="00FD436B" w:rsidRDefault="00167DBA">
            <w:pPr>
              <w:widowControl w:val="0"/>
              <w:spacing w:line="240" w:lineRule="auto"/>
              <w:jc w:val="center"/>
              <w:rPr>
                <w:ins w:id="527" w:author="Manel Lopez" w:date="2022-01-04T09:10:00Z"/>
                <w:rFonts w:asciiTheme="minorHAnsi" w:eastAsia="Times New Roman" w:hAnsiTheme="minorHAnsi" w:cs="Times New Roman"/>
                <w:sz w:val="16"/>
                <w:szCs w:val="16"/>
                <w:rPrChange w:id="528" w:author="Manel Lopez" w:date="2022-01-04T09:14:00Z">
                  <w:rPr>
                    <w:ins w:id="529" w:author="Manel Lopez" w:date="2022-01-04T09:10:00Z"/>
                    <w:rFonts w:asciiTheme="minorHAnsi" w:eastAsia="Times New Roman" w:hAnsiTheme="minorHAnsi" w:cs="Times New Roman"/>
                  </w:rPr>
                </w:rPrChange>
              </w:rPr>
              <w:pPrChange w:id="530" w:author="Manel Lopez" w:date="2022-01-04T09:35:00Z">
                <w:pPr>
                  <w:widowControl w:val="0"/>
                  <w:spacing w:line="240" w:lineRule="auto"/>
                  <w:jc w:val="right"/>
                </w:pPr>
              </w:pPrChange>
            </w:pPr>
            <w:ins w:id="531" w:author="Manel Lopez" w:date="2022-01-04T09:47:00Z">
              <w:r>
                <w:rPr>
                  <w:rFonts w:asciiTheme="minorHAnsi" w:eastAsia="Times New Roman" w:hAnsiTheme="minorHAnsi" w:cs="Times New Roman"/>
                  <w:sz w:val="16"/>
                  <w:szCs w:val="16"/>
                </w:rPr>
                <w:t>1</w:t>
              </w:r>
            </w:ins>
          </w:p>
        </w:tc>
        <w:tc>
          <w:tcPr>
            <w:tcW w:w="929" w:type="dxa"/>
            <w:vMerge/>
          </w:tcPr>
          <w:p w14:paraId="22A0735E" w14:textId="1D1E1A44" w:rsidR="00167DBA" w:rsidRPr="00FD436B" w:rsidRDefault="00167DBA">
            <w:pPr>
              <w:widowControl w:val="0"/>
              <w:spacing w:line="240" w:lineRule="auto"/>
              <w:jc w:val="center"/>
              <w:rPr>
                <w:ins w:id="532" w:author="Manel Lopez" w:date="2022-01-04T09:10:00Z"/>
                <w:rFonts w:asciiTheme="minorHAnsi" w:eastAsia="Times New Roman" w:hAnsiTheme="minorHAnsi" w:cs="Times New Roman"/>
                <w:sz w:val="16"/>
                <w:szCs w:val="16"/>
                <w:rPrChange w:id="533" w:author="Manel Lopez" w:date="2022-01-04T09:14:00Z">
                  <w:rPr>
                    <w:ins w:id="534" w:author="Manel Lopez" w:date="2022-01-04T09:10:00Z"/>
                    <w:rFonts w:asciiTheme="minorHAnsi" w:eastAsia="Times New Roman" w:hAnsiTheme="minorHAnsi" w:cs="Times New Roman"/>
                  </w:rPr>
                </w:rPrChange>
              </w:rPr>
              <w:pPrChange w:id="535" w:author="Manel Lopez" w:date="2022-01-04T09:35:00Z">
                <w:pPr>
                  <w:widowControl w:val="0"/>
                  <w:spacing w:line="240" w:lineRule="auto"/>
                  <w:jc w:val="right"/>
                </w:pPr>
              </w:pPrChange>
            </w:pPr>
          </w:p>
        </w:tc>
      </w:tr>
      <w:tr w:rsidR="00167DBA" w14:paraId="33831D79" w14:textId="77777777" w:rsidTr="00813FA1">
        <w:trPr>
          <w:ins w:id="536" w:author="Manel Lopez" w:date="2022-01-04T09:10:00Z"/>
        </w:trPr>
        <w:tc>
          <w:tcPr>
            <w:tcW w:w="1311" w:type="dxa"/>
          </w:tcPr>
          <w:p w14:paraId="76885934" w14:textId="3EEDC35C" w:rsidR="00167DBA" w:rsidRPr="00FD436B" w:rsidRDefault="00167DBA">
            <w:pPr>
              <w:widowControl w:val="0"/>
              <w:spacing w:line="240" w:lineRule="auto"/>
              <w:jc w:val="center"/>
              <w:rPr>
                <w:ins w:id="537" w:author="Manel Lopez" w:date="2022-01-04T09:10:00Z"/>
                <w:rFonts w:asciiTheme="minorHAnsi" w:eastAsia="Times New Roman" w:hAnsiTheme="minorHAnsi" w:cs="Times New Roman"/>
                <w:sz w:val="16"/>
                <w:szCs w:val="16"/>
                <w:rPrChange w:id="538" w:author="Manel Lopez" w:date="2022-01-04T09:14:00Z">
                  <w:rPr>
                    <w:ins w:id="539" w:author="Manel Lopez" w:date="2022-01-04T09:10:00Z"/>
                    <w:rFonts w:asciiTheme="minorHAnsi" w:eastAsia="Times New Roman" w:hAnsiTheme="minorHAnsi" w:cs="Times New Roman"/>
                  </w:rPr>
                </w:rPrChange>
              </w:rPr>
              <w:pPrChange w:id="540" w:author="Manel Lopez" w:date="2022-01-04T09:33:00Z">
                <w:pPr>
                  <w:widowControl w:val="0"/>
                  <w:spacing w:line="240" w:lineRule="auto"/>
                  <w:jc w:val="right"/>
                </w:pPr>
              </w:pPrChange>
            </w:pPr>
            <w:proofErr w:type="spellStart"/>
            <w:ins w:id="541" w:author="Manel Lopez" w:date="2022-01-04T09:34:00Z">
              <w:r>
                <w:rPr>
                  <w:rFonts w:asciiTheme="minorHAnsi" w:eastAsia="Times New Roman" w:hAnsiTheme="minorHAnsi" w:cs="Times New Roman"/>
                  <w:sz w:val="16"/>
                  <w:szCs w:val="16"/>
                </w:rPr>
                <w:t>W·h</w:t>
              </w:r>
            </w:ins>
            <w:proofErr w:type="spellEnd"/>
          </w:p>
        </w:tc>
        <w:tc>
          <w:tcPr>
            <w:tcW w:w="947" w:type="dxa"/>
          </w:tcPr>
          <w:p w14:paraId="67D31287" w14:textId="78311E25" w:rsidR="00167DBA" w:rsidRPr="00FD436B" w:rsidRDefault="00167DBA">
            <w:pPr>
              <w:widowControl w:val="0"/>
              <w:spacing w:line="240" w:lineRule="auto"/>
              <w:jc w:val="center"/>
              <w:rPr>
                <w:ins w:id="542" w:author="Manel Lopez" w:date="2022-01-04T09:10:00Z"/>
                <w:rFonts w:asciiTheme="minorHAnsi" w:eastAsia="Times New Roman" w:hAnsiTheme="minorHAnsi" w:cs="Times New Roman"/>
                <w:sz w:val="16"/>
                <w:szCs w:val="16"/>
                <w:rPrChange w:id="543" w:author="Manel Lopez" w:date="2022-01-04T09:14:00Z">
                  <w:rPr>
                    <w:ins w:id="544" w:author="Manel Lopez" w:date="2022-01-04T09:10:00Z"/>
                    <w:rFonts w:asciiTheme="minorHAnsi" w:eastAsia="Times New Roman" w:hAnsiTheme="minorHAnsi" w:cs="Times New Roman"/>
                  </w:rPr>
                </w:rPrChange>
              </w:rPr>
              <w:pPrChange w:id="545" w:author="Manel Lopez" w:date="2022-01-04T09:35:00Z">
                <w:pPr>
                  <w:widowControl w:val="0"/>
                  <w:spacing w:line="240" w:lineRule="auto"/>
                  <w:jc w:val="right"/>
                </w:pPr>
              </w:pPrChange>
            </w:pPr>
            <w:ins w:id="546" w:author="Manel Lopez" w:date="2022-01-04T09:36:00Z">
              <w:r>
                <w:rPr>
                  <w:rFonts w:asciiTheme="minorHAnsi" w:eastAsia="Times New Roman" w:hAnsiTheme="minorHAnsi" w:cs="Times New Roman"/>
                  <w:sz w:val="16"/>
                  <w:szCs w:val="16"/>
                </w:rPr>
                <w:t>0</w:t>
              </w:r>
            </w:ins>
            <w:ins w:id="547" w:author="Manel Lopez" w:date="2022-01-04T12:41:00Z">
              <w:r w:rsidR="00952D90">
                <w:rPr>
                  <w:rFonts w:asciiTheme="minorHAnsi" w:eastAsia="Times New Roman" w:hAnsiTheme="minorHAnsi" w:cs="Times New Roman"/>
                  <w:sz w:val="16"/>
                  <w:szCs w:val="16"/>
                </w:rPr>
                <w:t>.2425</w:t>
              </w:r>
            </w:ins>
          </w:p>
        </w:tc>
        <w:tc>
          <w:tcPr>
            <w:tcW w:w="614" w:type="dxa"/>
          </w:tcPr>
          <w:p w14:paraId="277AC1F3" w14:textId="2175CAF8" w:rsidR="00167DBA" w:rsidRPr="00FD436B" w:rsidRDefault="00167DBA">
            <w:pPr>
              <w:widowControl w:val="0"/>
              <w:spacing w:line="240" w:lineRule="auto"/>
              <w:jc w:val="center"/>
              <w:rPr>
                <w:ins w:id="548" w:author="Manel Lopez" w:date="2022-01-04T09:10:00Z"/>
                <w:rFonts w:asciiTheme="minorHAnsi" w:eastAsia="Times New Roman" w:hAnsiTheme="minorHAnsi" w:cs="Times New Roman"/>
                <w:sz w:val="16"/>
                <w:szCs w:val="16"/>
                <w:rPrChange w:id="549" w:author="Manel Lopez" w:date="2022-01-04T09:14:00Z">
                  <w:rPr>
                    <w:ins w:id="550" w:author="Manel Lopez" w:date="2022-01-04T09:10:00Z"/>
                    <w:rFonts w:asciiTheme="minorHAnsi" w:eastAsia="Times New Roman" w:hAnsiTheme="minorHAnsi" w:cs="Times New Roman"/>
                  </w:rPr>
                </w:rPrChange>
              </w:rPr>
              <w:pPrChange w:id="551" w:author="Manel Lopez" w:date="2022-01-04T09:35:00Z">
                <w:pPr>
                  <w:widowControl w:val="0"/>
                  <w:spacing w:line="240" w:lineRule="auto"/>
                  <w:jc w:val="right"/>
                </w:pPr>
              </w:pPrChange>
            </w:pPr>
            <w:ins w:id="552" w:author="Manel Lopez" w:date="2022-01-04T09:51:00Z">
              <w:r>
                <w:rPr>
                  <w:rFonts w:asciiTheme="minorHAnsi" w:eastAsia="Times New Roman" w:hAnsiTheme="minorHAnsi" w:cs="Times New Roman"/>
                  <w:sz w:val="16"/>
                  <w:szCs w:val="16"/>
                </w:rPr>
                <w:t>0.798</w:t>
              </w:r>
            </w:ins>
          </w:p>
        </w:tc>
        <w:tc>
          <w:tcPr>
            <w:tcW w:w="583" w:type="dxa"/>
          </w:tcPr>
          <w:p w14:paraId="2B6F5940" w14:textId="1D40147F" w:rsidR="00167DBA" w:rsidRPr="00FD436B" w:rsidRDefault="00167DBA">
            <w:pPr>
              <w:widowControl w:val="0"/>
              <w:spacing w:line="240" w:lineRule="auto"/>
              <w:jc w:val="center"/>
              <w:rPr>
                <w:ins w:id="553" w:author="Manel Lopez" w:date="2022-01-04T09:10:00Z"/>
                <w:rFonts w:asciiTheme="minorHAnsi" w:eastAsia="Times New Roman" w:hAnsiTheme="minorHAnsi" w:cs="Times New Roman"/>
                <w:sz w:val="16"/>
                <w:szCs w:val="16"/>
                <w:rPrChange w:id="554" w:author="Manel Lopez" w:date="2022-01-04T09:14:00Z">
                  <w:rPr>
                    <w:ins w:id="555" w:author="Manel Lopez" w:date="2022-01-04T09:10:00Z"/>
                    <w:rFonts w:asciiTheme="minorHAnsi" w:eastAsia="Times New Roman" w:hAnsiTheme="minorHAnsi" w:cs="Times New Roman"/>
                  </w:rPr>
                </w:rPrChange>
              </w:rPr>
              <w:pPrChange w:id="556" w:author="Manel Lopez" w:date="2022-01-04T09:35:00Z">
                <w:pPr>
                  <w:widowControl w:val="0"/>
                  <w:spacing w:line="240" w:lineRule="auto"/>
                  <w:jc w:val="right"/>
                </w:pPr>
              </w:pPrChange>
            </w:pPr>
            <w:ins w:id="557" w:author="Manel Lopez" w:date="2022-01-04T09:56:00Z">
              <w:r>
                <w:rPr>
                  <w:rFonts w:asciiTheme="minorHAnsi" w:eastAsia="Times New Roman" w:hAnsiTheme="minorHAnsi" w:cs="Times New Roman"/>
                  <w:sz w:val="16"/>
                  <w:szCs w:val="16"/>
                </w:rPr>
                <w:t>1.548</w:t>
              </w:r>
            </w:ins>
          </w:p>
        </w:tc>
        <w:tc>
          <w:tcPr>
            <w:tcW w:w="662" w:type="dxa"/>
          </w:tcPr>
          <w:p w14:paraId="69BFBB26" w14:textId="2B18F92F" w:rsidR="00167DBA" w:rsidRPr="00FD436B" w:rsidRDefault="00167DBA">
            <w:pPr>
              <w:widowControl w:val="0"/>
              <w:spacing w:line="240" w:lineRule="auto"/>
              <w:jc w:val="center"/>
              <w:rPr>
                <w:ins w:id="558" w:author="Manel Lopez" w:date="2022-01-04T09:10:00Z"/>
                <w:rFonts w:asciiTheme="minorHAnsi" w:eastAsia="Times New Roman" w:hAnsiTheme="minorHAnsi" w:cs="Times New Roman"/>
                <w:sz w:val="16"/>
                <w:szCs w:val="16"/>
                <w:rPrChange w:id="559" w:author="Manel Lopez" w:date="2022-01-04T09:14:00Z">
                  <w:rPr>
                    <w:ins w:id="560" w:author="Manel Lopez" w:date="2022-01-04T09:10:00Z"/>
                    <w:rFonts w:asciiTheme="minorHAnsi" w:eastAsia="Times New Roman" w:hAnsiTheme="minorHAnsi" w:cs="Times New Roman"/>
                  </w:rPr>
                </w:rPrChange>
              </w:rPr>
              <w:pPrChange w:id="561" w:author="Manel Lopez" w:date="2022-01-04T09:35:00Z">
                <w:pPr>
                  <w:widowControl w:val="0"/>
                  <w:spacing w:line="240" w:lineRule="auto"/>
                  <w:jc w:val="right"/>
                </w:pPr>
              </w:pPrChange>
            </w:pPr>
            <w:ins w:id="562" w:author="Manel Lopez" w:date="2022-01-04T11:15:00Z">
              <w:r>
                <w:rPr>
                  <w:rFonts w:asciiTheme="minorHAnsi" w:eastAsia="Times New Roman" w:hAnsiTheme="minorHAnsi" w:cs="Times New Roman"/>
                  <w:sz w:val="16"/>
                  <w:szCs w:val="16"/>
                </w:rPr>
                <w:t>0.0833</w:t>
              </w:r>
            </w:ins>
          </w:p>
        </w:tc>
        <w:tc>
          <w:tcPr>
            <w:tcW w:w="684" w:type="dxa"/>
          </w:tcPr>
          <w:p w14:paraId="7B7B84E8" w14:textId="06930A19" w:rsidR="00167DBA" w:rsidRPr="00FD436B" w:rsidRDefault="00167DBA">
            <w:pPr>
              <w:widowControl w:val="0"/>
              <w:spacing w:line="240" w:lineRule="auto"/>
              <w:jc w:val="center"/>
              <w:rPr>
                <w:ins w:id="563" w:author="Manel Lopez" w:date="2022-01-04T09:10:00Z"/>
                <w:rFonts w:asciiTheme="minorHAnsi" w:eastAsia="Times New Roman" w:hAnsiTheme="minorHAnsi" w:cs="Times New Roman"/>
                <w:sz w:val="16"/>
                <w:szCs w:val="16"/>
                <w:rPrChange w:id="564" w:author="Manel Lopez" w:date="2022-01-04T09:14:00Z">
                  <w:rPr>
                    <w:ins w:id="565" w:author="Manel Lopez" w:date="2022-01-04T09:10:00Z"/>
                    <w:rFonts w:asciiTheme="minorHAnsi" w:eastAsia="Times New Roman" w:hAnsiTheme="minorHAnsi" w:cs="Times New Roman"/>
                  </w:rPr>
                </w:rPrChange>
              </w:rPr>
              <w:pPrChange w:id="566" w:author="Manel Lopez" w:date="2022-01-04T09:35:00Z">
                <w:pPr>
                  <w:widowControl w:val="0"/>
                  <w:spacing w:line="240" w:lineRule="auto"/>
                  <w:jc w:val="right"/>
                </w:pPr>
              </w:pPrChange>
            </w:pPr>
            <w:ins w:id="567" w:author="Manel Lopez" w:date="2022-01-04T11:17:00Z">
              <w:r>
                <w:rPr>
                  <w:rFonts w:asciiTheme="minorHAnsi" w:eastAsia="Times New Roman" w:hAnsiTheme="minorHAnsi" w:cs="Times New Roman"/>
                  <w:sz w:val="16"/>
                  <w:szCs w:val="16"/>
                </w:rPr>
                <w:t>0.389</w:t>
              </w:r>
            </w:ins>
          </w:p>
        </w:tc>
        <w:tc>
          <w:tcPr>
            <w:tcW w:w="684" w:type="dxa"/>
          </w:tcPr>
          <w:p w14:paraId="4CA6ABE5" w14:textId="34C4F278" w:rsidR="00167DBA" w:rsidRPr="00FD436B" w:rsidRDefault="00167DBA">
            <w:pPr>
              <w:widowControl w:val="0"/>
              <w:spacing w:line="240" w:lineRule="auto"/>
              <w:jc w:val="center"/>
              <w:rPr>
                <w:ins w:id="568" w:author="Manel Lopez" w:date="2022-01-04T09:10:00Z"/>
                <w:rFonts w:asciiTheme="minorHAnsi" w:eastAsia="Times New Roman" w:hAnsiTheme="minorHAnsi" w:cs="Times New Roman"/>
                <w:sz w:val="16"/>
                <w:szCs w:val="16"/>
                <w:rPrChange w:id="569" w:author="Manel Lopez" w:date="2022-01-04T09:14:00Z">
                  <w:rPr>
                    <w:ins w:id="570" w:author="Manel Lopez" w:date="2022-01-04T09:10:00Z"/>
                    <w:rFonts w:asciiTheme="minorHAnsi" w:eastAsia="Times New Roman" w:hAnsiTheme="minorHAnsi" w:cs="Times New Roman"/>
                  </w:rPr>
                </w:rPrChange>
              </w:rPr>
              <w:pPrChange w:id="571" w:author="Manel Lopez" w:date="2022-01-04T09:35:00Z">
                <w:pPr>
                  <w:widowControl w:val="0"/>
                  <w:spacing w:line="240" w:lineRule="auto"/>
                  <w:jc w:val="right"/>
                </w:pPr>
              </w:pPrChange>
            </w:pPr>
            <w:ins w:id="572" w:author="Manel Lopez" w:date="2022-01-04T11:19:00Z">
              <w:r>
                <w:rPr>
                  <w:rFonts w:asciiTheme="minorHAnsi" w:eastAsia="Times New Roman" w:hAnsiTheme="minorHAnsi" w:cs="Times New Roman"/>
                  <w:sz w:val="16"/>
                  <w:szCs w:val="16"/>
                </w:rPr>
                <w:t>0.062</w:t>
              </w:r>
            </w:ins>
          </w:p>
        </w:tc>
        <w:tc>
          <w:tcPr>
            <w:tcW w:w="929" w:type="dxa"/>
            <w:vMerge/>
          </w:tcPr>
          <w:p w14:paraId="311D5486" w14:textId="01B926DB" w:rsidR="00167DBA" w:rsidRPr="00FD436B" w:rsidRDefault="00167DBA">
            <w:pPr>
              <w:widowControl w:val="0"/>
              <w:spacing w:line="240" w:lineRule="auto"/>
              <w:jc w:val="center"/>
              <w:rPr>
                <w:ins w:id="573" w:author="Manel Lopez" w:date="2022-01-04T09:10:00Z"/>
                <w:rFonts w:asciiTheme="minorHAnsi" w:eastAsia="Times New Roman" w:hAnsiTheme="minorHAnsi" w:cs="Times New Roman"/>
                <w:sz w:val="16"/>
                <w:szCs w:val="16"/>
                <w:rPrChange w:id="574" w:author="Manel Lopez" w:date="2022-01-04T09:14:00Z">
                  <w:rPr>
                    <w:ins w:id="575" w:author="Manel Lopez" w:date="2022-01-04T09:10:00Z"/>
                    <w:rFonts w:asciiTheme="minorHAnsi" w:eastAsia="Times New Roman" w:hAnsiTheme="minorHAnsi" w:cs="Times New Roman"/>
                  </w:rPr>
                </w:rPrChange>
              </w:rPr>
              <w:pPrChange w:id="576" w:author="Manel Lopez" w:date="2022-01-04T09:35:00Z">
                <w:pPr>
                  <w:widowControl w:val="0"/>
                  <w:spacing w:line="240" w:lineRule="auto"/>
                  <w:jc w:val="right"/>
                </w:pPr>
              </w:pPrChange>
            </w:pPr>
          </w:p>
        </w:tc>
      </w:tr>
      <w:tr w:rsidR="00167DBA" w14:paraId="1B85419A" w14:textId="77777777" w:rsidTr="004D6B0C">
        <w:trPr>
          <w:ins w:id="577" w:author="Manel Lopez" w:date="2022-01-04T09:35:00Z"/>
        </w:trPr>
        <w:tc>
          <w:tcPr>
            <w:tcW w:w="1311" w:type="dxa"/>
          </w:tcPr>
          <w:p w14:paraId="2915597F" w14:textId="29443663" w:rsidR="00167DBA" w:rsidRDefault="00167DBA" w:rsidP="009077AF">
            <w:pPr>
              <w:widowControl w:val="0"/>
              <w:spacing w:line="240" w:lineRule="auto"/>
              <w:jc w:val="center"/>
              <w:rPr>
                <w:ins w:id="578" w:author="Manel Lopez" w:date="2022-01-04T09:35:00Z"/>
                <w:rFonts w:asciiTheme="minorHAnsi" w:eastAsia="Times New Roman" w:hAnsiTheme="minorHAnsi" w:cs="Times New Roman"/>
                <w:sz w:val="16"/>
                <w:szCs w:val="16"/>
              </w:rPr>
            </w:pPr>
            <w:ins w:id="579" w:author="Manel Lopez" w:date="2022-01-04T09:35:00Z">
              <w:r>
                <w:rPr>
                  <w:rFonts w:asciiTheme="minorHAnsi" w:eastAsia="Times New Roman" w:hAnsiTheme="minorHAnsi" w:cs="Times New Roman"/>
                  <w:sz w:val="16"/>
                  <w:szCs w:val="16"/>
                </w:rPr>
                <w:t>number</w:t>
              </w:r>
            </w:ins>
          </w:p>
        </w:tc>
        <w:tc>
          <w:tcPr>
            <w:tcW w:w="947" w:type="dxa"/>
          </w:tcPr>
          <w:p w14:paraId="331726B8" w14:textId="74BF6D95" w:rsidR="00167DBA" w:rsidRPr="006F4DE9" w:rsidRDefault="00167DBA">
            <w:pPr>
              <w:widowControl w:val="0"/>
              <w:spacing w:line="240" w:lineRule="auto"/>
              <w:jc w:val="center"/>
              <w:rPr>
                <w:ins w:id="580" w:author="Manel Lopez" w:date="2022-01-04T09:35:00Z"/>
                <w:rFonts w:asciiTheme="minorHAnsi" w:eastAsia="Times New Roman" w:hAnsiTheme="minorHAnsi" w:cs="Times New Roman"/>
                <w:sz w:val="16"/>
                <w:szCs w:val="16"/>
              </w:rPr>
              <w:pPrChange w:id="581" w:author="Manel Lopez" w:date="2022-01-04T09:35:00Z">
                <w:pPr>
                  <w:widowControl w:val="0"/>
                  <w:spacing w:line="240" w:lineRule="auto"/>
                  <w:jc w:val="right"/>
                </w:pPr>
              </w:pPrChange>
            </w:pPr>
            <w:ins w:id="582" w:author="Manel Lopez" w:date="2022-01-04T09:36:00Z">
              <w:r>
                <w:rPr>
                  <w:rFonts w:asciiTheme="minorHAnsi" w:eastAsia="Times New Roman" w:hAnsiTheme="minorHAnsi" w:cs="Times New Roman"/>
                  <w:sz w:val="16"/>
                  <w:szCs w:val="16"/>
                </w:rPr>
                <w:t>1</w:t>
              </w:r>
            </w:ins>
          </w:p>
        </w:tc>
        <w:tc>
          <w:tcPr>
            <w:tcW w:w="614" w:type="dxa"/>
          </w:tcPr>
          <w:p w14:paraId="1A35228F" w14:textId="2E353C41" w:rsidR="00167DBA" w:rsidRPr="006F4DE9" w:rsidRDefault="00167DBA">
            <w:pPr>
              <w:widowControl w:val="0"/>
              <w:spacing w:line="240" w:lineRule="auto"/>
              <w:jc w:val="center"/>
              <w:rPr>
                <w:ins w:id="583" w:author="Manel Lopez" w:date="2022-01-04T09:35:00Z"/>
                <w:rFonts w:asciiTheme="minorHAnsi" w:eastAsia="Times New Roman" w:hAnsiTheme="minorHAnsi" w:cs="Times New Roman"/>
                <w:sz w:val="16"/>
                <w:szCs w:val="16"/>
              </w:rPr>
              <w:pPrChange w:id="584" w:author="Manel Lopez" w:date="2022-01-04T09:35:00Z">
                <w:pPr>
                  <w:widowControl w:val="0"/>
                  <w:spacing w:line="240" w:lineRule="auto"/>
                  <w:jc w:val="right"/>
                </w:pPr>
              </w:pPrChange>
            </w:pPr>
            <w:ins w:id="585" w:author="Manel Lopez" w:date="2022-01-04T09:51:00Z">
              <w:r>
                <w:rPr>
                  <w:rFonts w:asciiTheme="minorHAnsi" w:eastAsia="Times New Roman" w:hAnsiTheme="minorHAnsi" w:cs="Times New Roman"/>
                  <w:sz w:val="16"/>
                  <w:szCs w:val="16"/>
                </w:rPr>
                <w:t>6</w:t>
              </w:r>
            </w:ins>
          </w:p>
        </w:tc>
        <w:tc>
          <w:tcPr>
            <w:tcW w:w="583" w:type="dxa"/>
          </w:tcPr>
          <w:p w14:paraId="037B86E5" w14:textId="134AA1FE" w:rsidR="00167DBA" w:rsidRPr="006F4DE9" w:rsidRDefault="00167DBA">
            <w:pPr>
              <w:widowControl w:val="0"/>
              <w:spacing w:line="240" w:lineRule="auto"/>
              <w:jc w:val="center"/>
              <w:rPr>
                <w:ins w:id="586" w:author="Manel Lopez" w:date="2022-01-04T09:35:00Z"/>
                <w:rFonts w:asciiTheme="minorHAnsi" w:eastAsia="Times New Roman" w:hAnsiTheme="minorHAnsi" w:cs="Times New Roman"/>
                <w:sz w:val="16"/>
                <w:szCs w:val="16"/>
              </w:rPr>
              <w:pPrChange w:id="587" w:author="Manel Lopez" w:date="2022-01-04T09:35:00Z">
                <w:pPr>
                  <w:widowControl w:val="0"/>
                  <w:spacing w:line="240" w:lineRule="auto"/>
                  <w:jc w:val="right"/>
                </w:pPr>
              </w:pPrChange>
            </w:pPr>
            <w:ins w:id="588" w:author="Manel Lopez" w:date="2022-01-04T09:56:00Z">
              <w:r>
                <w:rPr>
                  <w:rFonts w:asciiTheme="minorHAnsi" w:eastAsia="Times New Roman" w:hAnsiTheme="minorHAnsi" w:cs="Times New Roman"/>
                  <w:sz w:val="16"/>
                  <w:szCs w:val="16"/>
                </w:rPr>
                <w:t>3</w:t>
              </w:r>
            </w:ins>
          </w:p>
        </w:tc>
        <w:tc>
          <w:tcPr>
            <w:tcW w:w="662" w:type="dxa"/>
          </w:tcPr>
          <w:p w14:paraId="34F2A27C" w14:textId="7CDCD165" w:rsidR="00167DBA" w:rsidRPr="006F4DE9" w:rsidRDefault="00167DBA">
            <w:pPr>
              <w:widowControl w:val="0"/>
              <w:spacing w:line="240" w:lineRule="auto"/>
              <w:jc w:val="center"/>
              <w:rPr>
                <w:ins w:id="589" w:author="Manel Lopez" w:date="2022-01-04T09:35:00Z"/>
                <w:rFonts w:asciiTheme="minorHAnsi" w:eastAsia="Times New Roman" w:hAnsiTheme="minorHAnsi" w:cs="Times New Roman"/>
                <w:sz w:val="16"/>
                <w:szCs w:val="16"/>
              </w:rPr>
              <w:pPrChange w:id="590" w:author="Manel Lopez" w:date="2022-01-04T09:35:00Z">
                <w:pPr>
                  <w:widowControl w:val="0"/>
                  <w:spacing w:line="240" w:lineRule="auto"/>
                  <w:jc w:val="right"/>
                </w:pPr>
              </w:pPrChange>
            </w:pPr>
            <w:ins w:id="591" w:author="Manel Lopez" w:date="2022-01-04T09:57:00Z">
              <w:r>
                <w:rPr>
                  <w:rFonts w:asciiTheme="minorHAnsi" w:eastAsia="Times New Roman" w:hAnsiTheme="minorHAnsi" w:cs="Times New Roman"/>
                  <w:sz w:val="16"/>
                  <w:szCs w:val="16"/>
                </w:rPr>
                <w:t>9</w:t>
              </w:r>
            </w:ins>
          </w:p>
        </w:tc>
        <w:tc>
          <w:tcPr>
            <w:tcW w:w="684" w:type="dxa"/>
          </w:tcPr>
          <w:p w14:paraId="5B5037BA" w14:textId="2D1C945E" w:rsidR="00167DBA" w:rsidRPr="006F4DE9" w:rsidRDefault="00167DBA">
            <w:pPr>
              <w:widowControl w:val="0"/>
              <w:spacing w:line="240" w:lineRule="auto"/>
              <w:jc w:val="center"/>
              <w:rPr>
                <w:ins w:id="592" w:author="Manel Lopez" w:date="2022-01-04T09:35:00Z"/>
                <w:rFonts w:asciiTheme="minorHAnsi" w:eastAsia="Times New Roman" w:hAnsiTheme="minorHAnsi" w:cs="Times New Roman"/>
                <w:sz w:val="16"/>
                <w:szCs w:val="16"/>
              </w:rPr>
              <w:pPrChange w:id="593" w:author="Manel Lopez" w:date="2022-01-04T09:35:00Z">
                <w:pPr>
                  <w:widowControl w:val="0"/>
                  <w:spacing w:line="240" w:lineRule="auto"/>
                  <w:jc w:val="right"/>
                </w:pPr>
              </w:pPrChange>
            </w:pPr>
            <w:ins w:id="594" w:author="Manel Lopez" w:date="2022-01-04T11:17:00Z">
              <w:r>
                <w:rPr>
                  <w:rFonts w:asciiTheme="minorHAnsi" w:eastAsia="Times New Roman" w:hAnsiTheme="minorHAnsi" w:cs="Times New Roman"/>
                  <w:sz w:val="16"/>
                  <w:szCs w:val="16"/>
                </w:rPr>
                <w:t>1</w:t>
              </w:r>
            </w:ins>
          </w:p>
        </w:tc>
        <w:tc>
          <w:tcPr>
            <w:tcW w:w="684" w:type="dxa"/>
          </w:tcPr>
          <w:p w14:paraId="2F76BBC1" w14:textId="405DCB99" w:rsidR="00167DBA" w:rsidRPr="006F4DE9" w:rsidRDefault="00167DBA">
            <w:pPr>
              <w:widowControl w:val="0"/>
              <w:spacing w:line="240" w:lineRule="auto"/>
              <w:jc w:val="center"/>
              <w:rPr>
                <w:ins w:id="595" w:author="Manel Lopez" w:date="2022-01-04T09:35:00Z"/>
                <w:rFonts w:asciiTheme="minorHAnsi" w:eastAsia="Times New Roman" w:hAnsiTheme="minorHAnsi" w:cs="Times New Roman"/>
                <w:sz w:val="16"/>
                <w:szCs w:val="16"/>
              </w:rPr>
              <w:pPrChange w:id="596" w:author="Manel Lopez" w:date="2022-01-04T09:35:00Z">
                <w:pPr>
                  <w:widowControl w:val="0"/>
                  <w:spacing w:line="240" w:lineRule="auto"/>
                  <w:jc w:val="right"/>
                </w:pPr>
              </w:pPrChange>
            </w:pPr>
            <w:ins w:id="597" w:author="Manel Lopez" w:date="2022-01-04T11:17:00Z">
              <w:r>
                <w:rPr>
                  <w:rFonts w:asciiTheme="minorHAnsi" w:eastAsia="Times New Roman" w:hAnsiTheme="minorHAnsi" w:cs="Times New Roman"/>
                  <w:sz w:val="16"/>
                  <w:szCs w:val="16"/>
                </w:rPr>
                <w:t>1</w:t>
              </w:r>
            </w:ins>
          </w:p>
        </w:tc>
        <w:tc>
          <w:tcPr>
            <w:tcW w:w="929" w:type="dxa"/>
            <w:vMerge w:val="restart"/>
          </w:tcPr>
          <w:p w14:paraId="5A434EE6" w14:textId="77777777" w:rsidR="00167DBA" w:rsidRDefault="00167DBA" w:rsidP="006F4DE9">
            <w:pPr>
              <w:widowControl w:val="0"/>
              <w:spacing w:line="240" w:lineRule="auto"/>
              <w:jc w:val="center"/>
              <w:rPr>
                <w:ins w:id="598" w:author="Manel Lopez" w:date="2022-01-04T11:23:00Z"/>
                <w:rFonts w:asciiTheme="minorHAnsi" w:eastAsia="Times New Roman" w:hAnsiTheme="minorHAnsi" w:cs="Times New Roman"/>
                <w:sz w:val="16"/>
                <w:szCs w:val="16"/>
              </w:rPr>
            </w:pPr>
          </w:p>
          <w:p w14:paraId="790DA524" w14:textId="2BEDBB9D" w:rsidR="00167DBA" w:rsidRPr="006F4DE9" w:rsidRDefault="00167DBA">
            <w:pPr>
              <w:widowControl w:val="0"/>
              <w:spacing w:line="240" w:lineRule="auto"/>
              <w:jc w:val="center"/>
              <w:rPr>
                <w:ins w:id="599" w:author="Manel Lopez" w:date="2022-01-04T09:35:00Z"/>
                <w:rFonts w:asciiTheme="minorHAnsi" w:eastAsia="Times New Roman" w:hAnsiTheme="minorHAnsi" w:cs="Times New Roman"/>
                <w:sz w:val="16"/>
                <w:szCs w:val="16"/>
              </w:rPr>
              <w:pPrChange w:id="600" w:author="Manel Lopez" w:date="2022-01-04T09:35:00Z">
                <w:pPr>
                  <w:widowControl w:val="0"/>
                  <w:spacing w:line="240" w:lineRule="auto"/>
                  <w:jc w:val="right"/>
                </w:pPr>
              </w:pPrChange>
            </w:pPr>
            <w:ins w:id="601" w:author="Manel Lopez" w:date="2022-01-04T10:00:00Z">
              <w:r>
                <w:rPr>
                  <w:rFonts w:asciiTheme="minorHAnsi" w:eastAsia="Times New Roman" w:hAnsiTheme="minorHAnsi" w:cs="Times New Roman"/>
                  <w:sz w:val="16"/>
                  <w:szCs w:val="16"/>
                </w:rPr>
                <w:t>1h</w:t>
              </w:r>
            </w:ins>
            <w:ins w:id="602" w:author="Manel Lopez" w:date="2022-01-04T10:01:00Z">
              <w:r>
                <w:rPr>
                  <w:rFonts w:asciiTheme="minorHAnsi" w:eastAsia="Times New Roman" w:hAnsiTheme="minorHAnsi" w:cs="Times New Roman"/>
                  <w:sz w:val="16"/>
                  <w:szCs w:val="16"/>
                </w:rPr>
                <w:t>:</w:t>
              </w:r>
            </w:ins>
            <w:ins w:id="603" w:author="Manel Lopez" w:date="2022-01-04T10:00:00Z">
              <w:r>
                <w:rPr>
                  <w:rFonts w:asciiTheme="minorHAnsi" w:eastAsia="Times New Roman" w:hAnsiTheme="minorHAnsi" w:cs="Times New Roman"/>
                  <w:sz w:val="16"/>
                  <w:szCs w:val="16"/>
                </w:rPr>
                <w:t>21’</w:t>
              </w:r>
            </w:ins>
          </w:p>
        </w:tc>
      </w:tr>
      <w:tr w:rsidR="00167DBA" w14:paraId="0599EF32" w14:textId="77777777" w:rsidTr="004D6B0C">
        <w:trPr>
          <w:ins w:id="604" w:author="Manel Lopez" w:date="2022-01-04T09:10:00Z"/>
        </w:trPr>
        <w:tc>
          <w:tcPr>
            <w:tcW w:w="1311" w:type="dxa"/>
          </w:tcPr>
          <w:p w14:paraId="26FCBEE4" w14:textId="6CD9B5B1" w:rsidR="00167DBA" w:rsidRPr="00FD436B" w:rsidRDefault="00167DBA">
            <w:pPr>
              <w:widowControl w:val="0"/>
              <w:spacing w:line="240" w:lineRule="auto"/>
              <w:jc w:val="center"/>
              <w:rPr>
                <w:ins w:id="605" w:author="Manel Lopez" w:date="2022-01-04T09:10:00Z"/>
                <w:rFonts w:asciiTheme="minorHAnsi" w:eastAsia="Times New Roman" w:hAnsiTheme="minorHAnsi" w:cs="Times New Roman"/>
                <w:sz w:val="16"/>
                <w:szCs w:val="16"/>
                <w:rPrChange w:id="606" w:author="Manel Lopez" w:date="2022-01-04T09:14:00Z">
                  <w:rPr>
                    <w:ins w:id="607" w:author="Manel Lopez" w:date="2022-01-04T09:10:00Z"/>
                    <w:rFonts w:asciiTheme="minorHAnsi" w:eastAsia="Times New Roman" w:hAnsiTheme="minorHAnsi" w:cs="Times New Roman"/>
                  </w:rPr>
                </w:rPrChange>
              </w:rPr>
              <w:pPrChange w:id="608" w:author="Manel Lopez" w:date="2022-01-04T09:46:00Z">
                <w:pPr>
                  <w:widowControl w:val="0"/>
                  <w:spacing w:line="240" w:lineRule="auto"/>
                  <w:jc w:val="right"/>
                </w:pPr>
              </w:pPrChange>
            </w:pPr>
            <w:ins w:id="609" w:author="Manel Lopez" w:date="2022-01-04T09:34:00Z">
              <w:r>
                <w:rPr>
                  <w:rFonts w:asciiTheme="minorHAnsi" w:eastAsia="Times New Roman" w:hAnsiTheme="minorHAnsi" w:cs="Times New Roman"/>
                  <w:sz w:val="16"/>
                  <w:szCs w:val="16"/>
                </w:rPr>
                <w:t>tim</w:t>
              </w:r>
            </w:ins>
            <w:ins w:id="610" w:author="Manel Lopez" w:date="2022-01-04T09:50:00Z">
              <w:r>
                <w:rPr>
                  <w:rFonts w:asciiTheme="minorHAnsi" w:eastAsia="Times New Roman" w:hAnsiTheme="minorHAnsi" w:cs="Times New Roman"/>
                  <w:sz w:val="16"/>
                  <w:szCs w:val="16"/>
                </w:rPr>
                <w:t>e</w:t>
              </w:r>
            </w:ins>
          </w:p>
        </w:tc>
        <w:tc>
          <w:tcPr>
            <w:tcW w:w="947" w:type="dxa"/>
          </w:tcPr>
          <w:p w14:paraId="4933F550" w14:textId="5CD3F3CE" w:rsidR="00167DBA" w:rsidRPr="00FD436B" w:rsidRDefault="00167DBA">
            <w:pPr>
              <w:widowControl w:val="0"/>
              <w:spacing w:line="240" w:lineRule="auto"/>
              <w:jc w:val="center"/>
              <w:rPr>
                <w:ins w:id="611" w:author="Manel Lopez" w:date="2022-01-04T09:10:00Z"/>
                <w:rFonts w:asciiTheme="minorHAnsi" w:eastAsia="Times New Roman" w:hAnsiTheme="minorHAnsi" w:cs="Times New Roman"/>
                <w:sz w:val="16"/>
                <w:szCs w:val="16"/>
                <w:rPrChange w:id="612" w:author="Manel Lopez" w:date="2022-01-04T09:14:00Z">
                  <w:rPr>
                    <w:ins w:id="613" w:author="Manel Lopez" w:date="2022-01-04T09:10:00Z"/>
                    <w:rFonts w:asciiTheme="minorHAnsi" w:eastAsia="Times New Roman" w:hAnsiTheme="minorHAnsi" w:cs="Times New Roman"/>
                  </w:rPr>
                </w:rPrChange>
              </w:rPr>
              <w:pPrChange w:id="614" w:author="Manel Lopez" w:date="2022-01-04T09:35:00Z">
                <w:pPr>
                  <w:widowControl w:val="0"/>
                  <w:spacing w:line="240" w:lineRule="auto"/>
                  <w:jc w:val="right"/>
                </w:pPr>
              </w:pPrChange>
            </w:pPr>
            <w:ins w:id="615" w:author="Manel Lopez" w:date="2022-01-04T09:49:00Z">
              <w:r>
                <w:rPr>
                  <w:rFonts w:asciiTheme="minorHAnsi" w:eastAsia="Times New Roman" w:hAnsiTheme="minorHAnsi" w:cs="Times New Roman"/>
                  <w:sz w:val="16"/>
                  <w:szCs w:val="16"/>
                </w:rPr>
                <w:t>24’</w:t>
              </w:r>
            </w:ins>
            <w:ins w:id="616" w:author="Manel Lopez" w:date="2022-01-04T10:01:00Z">
              <w:r>
                <w:rPr>
                  <w:rFonts w:asciiTheme="minorHAnsi" w:eastAsia="Times New Roman" w:hAnsiTheme="minorHAnsi" w:cs="Times New Roman"/>
                  <w:sz w:val="16"/>
                  <w:szCs w:val="16"/>
                </w:rPr>
                <w:t>:</w:t>
              </w:r>
            </w:ins>
            <w:ins w:id="617" w:author="Manel Lopez" w:date="2022-01-04T09:49:00Z">
              <w:r>
                <w:rPr>
                  <w:rFonts w:asciiTheme="minorHAnsi" w:eastAsia="Times New Roman" w:hAnsiTheme="minorHAnsi" w:cs="Times New Roman"/>
                  <w:sz w:val="16"/>
                  <w:szCs w:val="16"/>
                </w:rPr>
                <w:t>15</w:t>
              </w:r>
            </w:ins>
            <w:ins w:id="618" w:author="Manel Lopez" w:date="2022-01-04T09:50:00Z">
              <w:r>
                <w:rPr>
                  <w:rFonts w:asciiTheme="minorHAnsi" w:eastAsia="Times New Roman" w:hAnsiTheme="minorHAnsi" w:cs="Times New Roman"/>
                  <w:sz w:val="16"/>
                  <w:szCs w:val="16"/>
                </w:rPr>
                <w:t>’’</w:t>
              </w:r>
            </w:ins>
          </w:p>
        </w:tc>
        <w:tc>
          <w:tcPr>
            <w:tcW w:w="614" w:type="dxa"/>
          </w:tcPr>
          <w:p w14:paraId="6956D8A6" w14:textId="57B4E3AA" w:rsidR="00167DBA" w:rsidRPr="00FD436B" w:rsidRDefault="00167DBA">
            <w:pPr>
              <w:widowControl w:val="0"/>
              <w:spacing w:line="240" w:lineRule="auto"/>
              <w:jc w:val="center"/>
              <w:rPr>
                <w:ins w:id="619" w:author="Manel Lopez" w:date="2022-01-04T09:10:00Z"/>
                <w:rFonts w:asciiTheme="minorHAnsi" w:eastAsia="Times New Roman" w:hAnsiTheme="minorHAnsi" w:cs="Times New Roman"/>
                <w:sz w:val="16"/>
                <w:szCs w:val="16"/>
                <w:rPrChange w:id="620" w:author="Manel Lopez" w:date="2022-01-04T09:14:00Z">
                  <w:rPr>
                    <w:ins w:id="621" w:author="Manel Lopez" w:date="2022-01-04T09:10:00Z"/>
                    <w:rFonts w:asciiTheme="minorHAnsi" w:eastAsia="Times New Roman" w:hAnsiTheme="minorHAnsi" w:cs="Times New Roman"/>
                  </w:rPr>
                </w:rPrChange>
              </w:rPr>
              <w:pPrChange w:id="622" w:author="Manel Lopez" w:date="2022-01-04T09:35:00Z">
                <w:pPr>
                  <w:widowControl w:val="0"/>
                  <w:spacing w:line="240" w:lineRule="auto"/>
                  <w:jc w:val="right"/>
                </w:pPr>
              </w:pPrChange>
            </w:pPr>
            <w:ins w:id="623" w:author="Manel Lopez" w:date="2022-01-04T09:52:00Z">
              <w:r>
                <w:rPr>
                  <w:rFonts w:asciiTheme="minorHAnsi" w:eastAsia="Times New Roman" w:hAnsiTheme="minorHAnsi" w:cs="Times New Roman"/>
                  <w:sz w:val="16"/>
                  <w:szCs w:val="16"/>
                </w:rPr>
                <w:t>--</w:t>
              </w:r>
            </w:ins>
          </w:p>
        </w:tc>
        <w:tc>
          <w:tcPr>
            <w:tcW w:w="583" w:type="dxa"/>
          </w:tcPr>
          <w:p w14:paraId="43C2494C" w14:textId="7F82E750" w:rsidR="00167DBA" w:rsidRPr="00FD436B" w:rsidRDefault="00167DBA">
            <w:pPr>
              <w:widowControl w:val="0"/>
              <w:spacing w:line="240" w:lineRule="auto"/>
              <w:jc w:val="center"/>
              <w:rPr>
                <w:ins w:id="624" w:author="Manel Lopez" w:date="2022-01-04T09:10:00Z"/>
                <w:rFonts w:asciiTheme="minorHAnsi" w:eastAsia="Times New Roman" w:hAnsiTheme="minorHAnsi" w:cs="Times New Roman"/>
                <w:sz w:val="16"/>
                <w:szCs w:val="16"/>
                <w:rPrChange w:id="625" w:author="Manel Lopez" w:date="2022-01-04T09:14:00Z">
                  <w:rPr>
                    <w:ins w:id="626" w:author="Manel Lopez" w:date="2022-01-04T09:10:00Z"/>
                    <w:rFonts w:asciiTheme="minorHAnsi" w:eastAsia="Times New Roman" w:hAnsiTheme="minorHAnsi" w:cs="Times New Roman"/>
                  </w:rPr>
                </w:rPrChange>
              </w:rPr>
              <w:pPrChange w:id="627" w:author="Manel Lopez" w:date="2022-01-04T09:35:00Z">
                <w:pPr>
                  <w:widowControl w:val="0"/>
                  <w:spacing w:line="240" w:lineRule="auto"/>
                  <w:jc w:val="right"/>
                </w:pPr>
              </w:pPrChange>
            </w:pPr>
            <w:ins w:id="628" w:author="Manel Lopez" w:date="2022-01-04T11:24:00Z">
              <w:r>
                <w:rPr>
                  <w:rFonts w:asciiTheme="minorHAnsi" w:eastAsia="Times New Roman" w:hAnsiTheme="minorHAnsi" w:cs="Times New Roman"/>
                  <w:sz w:val="16"/>
                  <w:szCs w:val="16"/>
                </w:rPr>
                <w:t>--</w:t>
              </w:r>
            </w:ins>
          </w:p>
        </w:tc>
        <w:tc>
          <w:tcPr>
            <w:tcW w:w="662" w:type="dxa"/>
          </w:tcPr>
          <w:p w14:paraId="0F82BF28" w14:textId="393E8361" w:rsidR="00167DBA" w:rsidRPr="00FD436B" w:rsidRDefault="00167DBA">
            <w:pPr>
              <w:widowControl w:val="0"/>
              <w:spacing w:line="240" w:lineRule="auto"/>
              <w:jc w:val="center"/>
              <w:rPr>
                <w:ins w:id="629" w:author="Manel Lopez" w:date="2022-01-04T09:10:00Z"/>
                <w:rFonts w:asciiTheme="minorHAnsi" w:eastAsia="Times New Roman" w:hAnsiTheme="minorHAnsi" w:cs="Times New Roman"/>
                <w:sz w:val="16"/>
                <w:szCs w:val="16"/>
                <w:rPrChange w:id="630" w:author="Manel Lopez" w:date="2022-01-04T09:14:00Z">
                  <w:rPr>
                    <w:ins w:id="631" w:author="Manel Lopez" w:date="2022-01-04T09:10:00Z"/>
                    <w:rFonts w:asciiTheme="minorHAnsi" w:eastAsia="Times New Roman" w:hAnsiTheme="minorHAnsi" w:cs="Times New Roman"/>
                  </w:rPr>
                </w:rPrChange>
              </w:rPr>
              <w:pPrChange w:id="632" w:author="Manel Lopez" w:date="2022-01-04T09:35:00Z">
                <w:pPr>
                  <w:widowControl w:val="0"/>
                  <w:spacing w:line="240" w:lineRule="auto"/>
                  <w:jc w:val="right"/>
                </w:pPr>
              </w:pPrChange>
            </w:pPr>
            <w:ins w:id="633" w:author="Manel Lopez" w:date="2022-01-04T11:11:00Z">
              <w:r>
                <w:rPr>
                  <w:rFonts w:asciiTheme="minorHAnsi" w:eastAsia="Times New Roman" w:hAnsiTheme="minorHAnsi" w:cs="Times New Roman"/>
                  <w:sz w:val="16"/>
                  <w:szCs w:val="16"/>
                </w:rPr>
                <w:t>2’:</w:t>
              </w:r>
            </w:ins>
            <w:ins w:id="634" w:author="Manel Lopez" w:date="2022-01-04T11:12:00Z">
              <w:r>
                <w:rPr>
                  <w:rFonts w:asciiTheme="minorHAnsi" w:eastAsia="Times New Roman" w:hAnsiTheme="minorHAnsi" w:cs="Times New Roman"/>
                  <w:sz w:val="16"/>
                  <w:szCs w:val="16"/>
                </w:rPr>
                <w:t>30’’</w:t>
              </w:r>
            </w:ins>
          </w:p>
        </w:tc>
        <w:tc>
          <w:tcPr>
            <w:tcW w:w="684" w:type="dxa"/>
          </w:tcPr>
          <w:p w14:paraId="25EC0D24" w14:textId="184DCA72" w:rsidR="00167DBA" w:rsidRPr="00FD436B" w:rsidRDefault="00167DBA">
            <w:pPr>
              <w:widowControl w:val="0"/>
              <w:spacing w:line="240" w:lineRule="auto"/>
              <w:jc w:val="center"/>
              <w:rPr>
                <w:ins w:id="635" w:author="Manel Lopez" w:date="2022-01-04T09:10:00Z"/>
                <w:rFonts w:asciiTheme="minorHAnsi" w:eastAsia="Times New Roman" w:hAnsiTheme="minorHAnsi" w:cs="Times New Roman"/>
                <w:sz w:val="16"/>
                <w:szCs w:val="16"/>
                <w:rPrChange w:id="636" w:author="Manel Lopez" w:date="2022-01-04T09:14:00Z">
                  <w:rPr>
                    <w:ins w:id="637" w:author="Manel Lopez" w:date="2022-01-04T09:10:00Z"/>
                    <w:rFonts w:asciiTheme="minorHAnsi" w:eastAsia="Times New Roman" w:hAnsiTheme="minorHAnsi" w:cs="Times New Roman"/>
                  </w:rPr>
                </w:rPrChange>
              </w:rPr>
              <w:pPrChange w:id="638" w:author="Manel Lopez" w:date="2022-01-04T09:35:00Z">
                <w:pPr>
                  <w:widowControl w:val="0"/>
                  <w:spacing w:line="240" w:lineRule="auto"/>
                  <w:jc w:val="right"/>
                </w:pPr>
              </w:pPrChange>
            </w:pPr>
            <w:ins w:id="639" w:author="Manel Lopez" w:date="2022-01-04T10:02:00Z">
              <w:r>
                <w:rPr>
                  <w:rFonts w:asciiTheme="minorHAnsi" w:eastAsia="Times New Roman" w:hAnsiTheme="minorHAnsi" w:cs="Times New Roman"/>
                  <w:sz w:val="16"/>
                  <w:szCs w:val="16"/>
                </w:rPr>
                <w:t>1h:21’</w:t>
              </w:r>
            </w:ins>
          </w:p>
        </w:tc>
        <w:tc>
          <w:tcPr>
            <w:tcW w:w="684" w:type="dxa"/>
          </w:tcPr>
          <w:p w14:paraId="6BC0ECFA" w14:textId="4E800146" w:rsidR="00167DBA" w:rsidRPr="00FD436B" w:rsidRDefault="00167DBA">
            <w:pPr>
              <w:widowControl w:val="0"/>
              <w:spacing w:line="240" w:lineRule="auto"/>
              <w:jc w:val="center"/>
              <w:rPr>
                <w:ins w:id="640" w:author="Manel Lopez" w:date="2022-01-04T09:10:00Z"/>
                <w:rFonts w:asciiTheme="minorHAnsi" w:eastAsia="Times New Roman" w:hAnsiTheme="minorHAnsi" w:cs="Times New Roman"/>
                <w:sz w:val="16"/>
                <w:szCs w:val="16"/>
                <w:rPrChange w:id="641" w:author="Manel Lopez" w:date="2022-01-04T09:14:00Z">
                  <w:rPr>
                    <w:ins w:id="642" w:author="Manel Lopez" w:date="2022-01-04T09:10:00Z"/>
                    <w:rFonts w:asciiTheme="minorHAnsi" w:eastAsia="Times New Roman" w:hAnsiTheme="minorHAnsi" w:cs="Times New Roman"/>
                  </w:rPr>
                </w:rPrChange>
              </w:rPr>
              <w:pPrChange w:id="643" w:author="Manel Lopez" w:date="2022-01-04T09:35:00Z">
                <w:pPr>
                  <w:widowControl w:val="0"/>
                  <w:spacing w:line="240" w:lineRule="auto"/>
                  <w:jc w:val="right"/>
                </w:pPr>
              </w:pPrChange>
            </w:pPr>
            <w:ins w:id="644" w:author="Manel Lopez" w:date="2022-01-04T11:13:00Z">
              <w:r>
                <w:rPr>
                  <w:rFonts w:asciiTheme="minorHAnsi" w:eastAsia="Times New Roman" w:hAnsiTheme="minorHAnsi" w:cs="Times New Roman"/>
                  <w:sz w:val="16"/>
                  <w:szCs w:val="16"/>
                </w:rPr>
                <w:t>20´</w:t>
              </w:r>
            </w:ins>
          </w:p>
        </w:tc>
        <w:tc>
          <w:tcPr>
            <w:tcW w:w="929" w:type="dxa"/>
            <w:vMerge/>
          </w:tcPr>
          <w:p w14:paraId="635016EC" w14:textId="4287BACF" w:rsidR="00167DBA" w:rsidRPr="00FD436B" w:rsidRDefault="00167DBA">
            <w:pPr>
              <w:widowControl w:val="0"/>
              <w:spacing w:line="240" w:lineRule="auto"/>
              <w:jc w:val="center"/>
              <w:rPr>
                <w:ins w:id="645" w:author="Manel Lopez" w:date="2022-01-04T09:10:00Z"/>
                <w:rFonts w:asciiTheme="minorHAnsi" w:eastAsia="Times New Roman" w:hAnsiTheme="minorHAnsi" w:cs="Times New Roman"/>
                <w:sz w:val="16"/>
                <w:szCs w:val="16"/>
                <w:rPrChange w:id="646" w:author="Manel Lopez" w:date="2022-01-04T09:14:00Z">
                  <w:rPr>
                    <w:ins w:id="647" w:author="Manel Lopez" w:date="2022-01-04T09:10:00Z"/>
                    <w:rFonts w:asciiTheme="minorHAnsi" w:eastAsia="Times New Roman" w:hAnsiTheme="minorHAnsi" w:cs="Times New Roman"/>
                  </w:rPr>
                </w:rPrChange>
              </w:rPr>
              <w:pPrChange w:id="648" w:author="Manel Lopez" w:date="2022-01-04T09:35:00Z">
                <w:pPr>
                  <w:widowControl w:val="0"/>
                  <w:spacing w:line="240" w:lineRule="auto"/>
                  <w:jc w:val="right"/>
                </w:pPr>
              </w:pPrChange>
            </w:pPr>
          </w:p>
        </w:tc>
      </w:tr>
    </w:tbl>
    <w:p w14:paraId="1673F7A6" w14:textId="27EF3BE8" w:rsidR="0029182E" w:rsidRDefault="0029182E" w:rsidP="0029182E">
      <w:pPr>
        <w:widowControl w:val="0"/>
        <w:spacing w:line="240" w:lineRule="auto"/>
        <w:ind w:left="640" w:hanging="640"/>
        <w:jc w:val="right"/>
        <w:rPr>
          <w:ins w:id="649" w:author="Manel Lopez" w:date="2022-01-04T09:08:00Z"/>
          <w:rFonts w:asciiTheme="minorHAnsi" w:eastAsia="Times New Roman" w:hAnsiTheme="minorHAnsi" w:cs="Times New Roman"/>
        </w:rPr>
      </w:pPr>
      <w:ins w:id="650" w:author="Manel Lopez" w:date="2022-01-04T09:08:00Z">
        <w:r>
          <w:rPr>
            <w:rFonts w:asciiTheme="minorHAnsi" w:eastAsia="Times New Roman" w:hAnsiTheme="minorHAnsi" w:cs="Times New Roman"/>
          </w:rPr>
          <w:t xml:space="preserve"> </w:t>
        </w:r>
      </w:ins>
    </w:p>
    <w:p w14:paraId="1805914B" w14:textId="77777777" w:rsidR="00812D92" w:rsidRDefault="00812D92" w:rsidP="00812D92">
      <w:pPr>
        <w:widowControl w:val="0"/>
        <w:spacing w:line="240" w:lineRule="auto"/>
        <w:ind w:left="640" w:hanging="640"/>
        <w:rPr>
          <w:rFonts w:asciiTheme="minorHAnsi" w:eastAsia="Times New Roman" w:hAnsiTheme="minorHAnsi" w:cs="Times New Roman"/>
        </w:rPr>
      </w:pPr>
    </w:p>
    <w:p w14:paraId="71CFF96F" w14:textId="77777777" w:rsidR="00812D92" w:rsidRDefault="00812D92" w:rsidP="00812D92">
      <w:pPr>
        <w:rPr>
          <w:rFonts w:asciiTheme="minorHAnsi" w:eastAsia="Times New Roman" w:hAnsiTheme="minorHAnsi" w:cs="Times New Roman"/>
        </w:rPr>
      </w:pPr>
      <w:r>
        <w:rPr>
          <w:rFonts w:asciiTheme="minorHAnsi" w:eastAsia="Times New Roman" w:hAnsiTheme="minorHAnsi" w:cs="Times New Roman"/>
        </w:rPr>
        <w:br w:type="page"/>
      </w:r>
    </w:p>
    <w:p w14:paraId="33274E84" w14:textId="6A23AEBC" w:rsidR="006B3BE4" w:rsidRDefault="006B3BE4" w:rsidP="006B3BE4">
      <w:pPr>
        <w:widowControl w:val="0"/>
        <w:spacing w:line="240" w:lineRule="auto"/>
        <w:ind w:left="640" w:hanging="640"/>
        <w:jc w:val="right"/>
        <w:rPr>
          <w:rFonts w:asciiTheme="minorHAnsi" w:eastAsia="Times New Roman" w:hAnsiTheme="minorHAnsi" w:cs="Times New Roman"/>
        </w:rPr>
      </w:pPr>
      <w:r w:rsidRPr="006B3BE4">
        <w:rPr>
          <w:rFonts w:asciiTheme="minorHAnsi" w:eastAsia="Times New Roman" w:hAnsiTheme="minorHAnsi" w:cs="Times New Roman"/>
        </w:rPr>
        <w:lastRenderedPageBreak/>
        <w:t xml:space="preserve">Salvador et al. </w:t>
      </w:r>
      <w:r>
        <w:rPr>
          <w:rFonts w:asciiTheme="minorHAnsi" w:eastAsia="Times New Roman" w:hAnsiTheme="minorHAnsi" w:cs="Times New Roman"/>
        </w:rPr>
        <w:t xml:space="preserve">Table </w:t>
      </w:r>
      <w:ins w:id="651" w:author="Manel Lopez" w:date="2022-01-04T09:02:00Z">
        <w:r w:rsidR="0065154B">
          <w:rPr>
            <w:rFonts w:asciiTheme="minorHAnsi" w:eastAsia="Times New Roman" w:hAnsiTheme="minorHAnsi" w:cs="Times New Roman"/>
          </w:rPr>
          <w:t>3</w:t>
        </w:r>
      </w:ins>
      <w:del w:id="652" w:author="Manel Lopez" w:date="2022-01-04T09:02:00Z">
        <w:r w:rsidDel="0065154B">
          <w:rPr>
            <w:rFonts w:asciiTheme="minorHAnsi" w:eastAsia="Times New Roman" w:hAnsiTheme="minorHAnsi" w:cs="Times New Roman"/>
          </w:rPr>
          <w:delText>2</w:delText>
        </w:r>
      </w:del>
      <w:r>
        <w:rPr>
          <w:rFonts w:asciiTheme="minorHAnsi" w:eastAsia="Times New Roman" w:hAnsiTheme="minorHAnsi" w:cs="Times New Roman"/>
        </w:rPr>
        <w:t xml:space="preserve"> </w:t>
      </w:r>
    </w:p>
    <w:p w14:paraId="417C76C7" w14:textId="79AB2760" w:rsidR="00BF1800" w:rsidRDefault="00BF1800">
      <w:pPr>
        <w:widowControl w:val="0"/>
        <w:spacing w:line="240" w:lineRule="auto"/>
        <w:ind w:left="640" w:hanging="640"/>
        <w:rPr>
          <w:rFonts w:asciiTheme="minorHAnsi" w:eastAsia="Times New Roman" w:hAnsiTheme="minorHAnsi" w:cs="Times New Roman"/>
        </w:rPr>
      </w:pPr>
    </w:p>
    <w:tbl>
      <w:tblPr>
        <w:tblStyle w:val="Ombrejatsuau"/>
        <w:tblW w:w="0" w:type="auto"/>
        <w:tblLook w:val="04A0" w:firstRow="1" w:lastRow="0" w:firstColumn="1" w:lastColumn="0" w:noHBand="0" w:noVBand="1"/>
      </w:tblPr>
      <w:tblGrid>
        <w:gridCol w:w="2518"/>
        <w:gridCol w:w="2693"/>
      </w:tblGrid>
      <w:tr w:rsidR="00AA7C89" w14:paraId="3C590DF3" w14:textId="77777777" w:rsidTr="00AA7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gridSpan w:val="2"/>
          </w:tcPr>
          <w:p w14:paraId="5ED8C060" w14:textId="7BE7761D" w:rsidR="00AA7C89" w:rsidRDefault="00AA7C89">
            <w:pPr>
              <w:widowControl w:val="0"/>
              <w:rPr>
                <w:rFonts w:asciiTheme="minorHAnsi" w:eastAsia="Times New Roman" w:hAnsiTheme="minorHAnsi" w:cs="Times New Roman"/>
              </w:rPr>
            </w:pPr>
            <w:r>
              <w:rPr>
                <w:rFonts w:asciiTheme="minorHAnsi" w:eastAsia="Times New Roman" w:hAnsiTheme="minorHAnsi" w:cs="Times New Roman"/>
              </w:rPr>
              <w:t>Analytical parameters</w:t>
            </w:r>
          </w:p>
        </w:tc>
      </w:tr>
      <w:tr w:rsidR="006B3BE4" w14:paraId="1D2F2E3F" w14:textId="77777777" w:rsidTr="00AA7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F790369" w14:textId="3A3F9D2F" w:rsidR="006B3BE4" w:rsidRDefault="006B3BE4">
            <w:pPr>
              <w:widowControl w:val="0"/>
              <w:rPr>
                <w:rFonts w:asciiTheme="minorHAnsi" w:eastAsia="Times New Roman" w:hAnsiTheme="minorHAnsi" w:cs="Times New Roman"/>
              </w:rPr>
            </w:pPr>
            <w:r>
              <w:rPr>
                <w:rFonts w:asciiTheme="minorHAnsi" w:eastAsia="Times New Roman" w:hAnsiTheme="minorHAnsi" w:cs="Times New Roman"/>
              </w:rPr>
              <w:t>-Imax, µA</w:t>
            </w:r>
          </w:p>
        </w:tc>
        <w:tc>
          <w:tcPr>
            <w:tcW w:w="2693" w:type="dxa"/>
          </w:tcPr>
          <w:p w14:paraId="2084AEB6" w14:textId="274CE74C" w:rsidR="006B3BE4" w:rsidRDefault="006B3BE4">
            <w:pPr>
              <w:widowControl w:val="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0.974 ± 0.038</w:t>
            </w:r>
          </w:p>
        </w:tc>
      </w:tr>
      <w:tr w:rsidR="006B3BE4" w14:paraId="643245EB" w14:textId="77777777" w:rsidTr="00AA7C89">
        <w:tc>
          <w:tcPr>
            <w:cnfStyle w:val="001000000000" w:firstRow="0" w:lastRow="0" w:firstColumn="1" w:lastColumn="0" w:oddVBand="0" w:evenVBand="0" w:oddHBand="0" w:evenHBand="0" w:firstRowFirstColumn="0" w:firstRowLastColumn="0" w:lastRowFirstColumn="0" w:lastRowLastColumn="0"/>
            <w:tcW w:w="2518" w:type="dxa"/>
          </w:tcPr>
          <w:p w14:paraId="360DEE38" w14:textId="26A43C41" w:rsidR="006B3BE4" w:rsidRDefault="006B3BE4">
            <w:pPr>
              <w:widowControl w:val="0"/>
              <w:rPr>
                <w:rFonts w:asciiTheme="minorHAnsi" w:eastAsia="Times New Roman" w:hAnsiTheme="minorHAnsi" w:cs="Times New Roman"/>
              </w:rPr>
            </w:pPr>
            <w:r>
              <w:rPr>
                <w:rFonts w:asciiTheme="minorHAnsi" w:eastAsia="Times New Roman" w:hAnsiTheme="minorHAnsi" w:cs="Times New Roman"/>
              </w:rPr>
              <w:t>-</w:t>
            </w:r>
            <w:proofErr w:type="spellStart"/>
            <w:r>
              <w:rPr>
                <w:rFonts w:asciiTheme="minorHAnsi" w:eastAsia="Times New Roman" w:hAnsiTheme="minorHAnsi" w:cs="Times New Roman"/>
              </w:rPr>
              <w:t>Imin</w:t>
            </w:r>
            <w:proofErr w:type="spellEnd"/>
            <w:r>
              <w:rPr>
                <w:rFonts w:asciiTheme="minorHAnsi" w:eastAsia="Times New Roman" w:hAnsiTheme="minorHAnsi" w:cs="Times New Roman"/>
              </w:rPr>
              <w:t>, µA</w:t>
            </w:r>
          </w:p>
        </w:tc>
        <w:tc>
          <w:tcPr>
            <w:tcW w:w="2693" w:type="dxa"/>
          </w:tcPr>
          <w:p w14:paraId="4F78B12F" w14:textId="23E48DDE" w:rsidR="006B3BE4" w:rsidRDefault="006B3BE4">
            <w:pPr>
              <w:widowControl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0.204 ± 0.027</w:t>
            </w:r>
          </w:p>
        </w:tc>
      </w:tr>
      <w:tr w:rsidR="006B3BE4" w14:paraId="0E9CAB50" w14:textId="77777777" w:rsidTr="00AA7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B12D26" w14:textId="12234BCD" w:rsidR="006B3BE4" w:rsidRDefault="006B3BE4">
            <w:pPr>
              <w:widowControl w:val="0"/>
              <w:rPr>
                <w:rFonts w:asciiTheme="minorHAnsi" w:eastAsia="Times New Roman" w:hAnsiTheme="minorHAnsi" w:cs="Times New Roman"/>
              </w:rPr>
            </w:pPr>
            <w:r>
              <w:rPr>
                <w:rFonts w:asciiTheme="minorHAnsi" w:eastAsia="Times New Roman" w:hAnsiTheme="minorHAnsi" w:cs="Times New Roman"/>
              </w:rPr>
              <w:t>Slope</w:t>
            </w:r>
          </w:p>
        </w:tc>
        <w:tc>
          <w:tcPr>
            <w:tcW w:w="2693" w:type="dxa"/>
          </w:tcPr>
          <w:p w14:paraId="631DF068" w14:textId="0381A90F" w:rsidR="006B3BE4" w:rsidRDefault="006B3BE4">
            <w:pPr>
              <w:widowControl w:val="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-2.10 ± 0.32</w:t>
            </w:r>
          </w:p>
        </w:tc>
      </w:tr>
      <w:tr w:rsidR="006B3BE4" w14:paraId="027E7157" w14:textId="77777777" w:rsidTr="00AA7C89">
        <w:tc>
          <w:tcPr>
            <w:cnfStyle w:val="001000000000" w:firstRow="0" w:lastRow="0" w:firstColumn="1" w:lastColumn="0" w:oddVBand="0" w:evenVBand="0" w:oddHBand="0" w:evenHBand="0" w:firstRowFirstColumn="0" w:firstRowLastColumn="0" w:lastRowFirstColumn="0" w:lastRowLastColumn="0"/>
            <w:tcW w:w="2518" w:type="dxa"/>
          </w:tcPr>
          <w:p w14:paraId="2B64D443" w14:textId="4B696506" w:rsidR="006B3BE4" w:rsidRDefault="006B3BE4">
            <w:pPr>
              <w:widowControl w:val="0"/>
              <w:rPr>
                <w:rFonts w:asciiTheme="minorHAnsi" w:eastAsia="Times New Roman" w:hAnsiTheme="minorHAnsi" w:cs="Times New Roman"/>
              </w:rPr>
            </w:pPr>
            <w:r>
              <w:rPr>
                <w:rFonts w:asciiTheme="minorHAnsi" w:eastAsia="Times New Roman" w:hAnsiTheme="minorHAnsi" w:cs="Times New Roman"/>
              </w:rPr>
              <w:t>IC</w:t>
            </w:r>
            <w:r w:rsidRPr="006B3BE4">
              <w:rPr>
                <w:rFonts w:asciiTheme="minorHAnsi" w:eastAsia="Times New Roman" w:hAnsiTheme="minorHAnsi" w:cs="Times New Roman"/>
                <w:vertAlign w:val="subscript"/>
              </w:rPr>
              <w:t>50</w:t>
            </w:r>
            <w:r>
              <w:rPr>
                <w:rFonts w:asciiTheme="minorHAnsi" w:eastAsia="Times New Roman" w:hAnsiTheme="minorHAnsi" w:cs="Times New Roman"/>
              </w:rPr>
              <w:t xml:space="preserve">, </w:t>
            </w:r>
            <w:proofErr w:type="spellStart"/>
            <w:r>
              <w:rPr>
                <w:rFonts w:asciiTheme="minorHAnsi" w:eastAsia="Times New Roman" w:hAnsiTheme="minorHAnsi" w:cs="Times New Roman"/>
              </w:rPr>
              <w:t>nM</w:t>
            </w:r>
            <w:proofErr w:type="spellEnd"/>
            <w:r>
              <w:rPr>
                <w:rFonts w:asciiTheme="minorHAnsi" w:eastAsia="Times New Roman" w:hAnsiTheme="minorHAnsi" w:cs="Times New Roman"/>
              </w:rPr>
              <w:t xml:space="preserve"> (µg/L)</w:t>
            </w:r>
          </w:p>
        </w:tc>
        <w:tc>
          <w:tcPr>
            <w:tcW w:w="2693" w:type="dxa"/>
          </w:tcPr>
          <w:p w14:paraId="562FCAA8" w14:textId="1F46196D" w:rsidR="006B3BE4" w:rsidRDefault="006B3BE4">
            <w:pPr>
              <w:widowControl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16.0 ± 1.1 (</w:t>
            </w:r>
            <w:r w:rsidR="00AA7C89">
              <w:rPr>
                <w:rFonts w:asciiTheme="minorHAnsi" w:eastAsia="Times New Roman" w:hAnsiTheme="minorHAnsi" w:cs="Times New Roman"/>
              </w:rPr>
              <w:t>4.1 ± 0.3)</w:t>
            </w:r>
          </w:p>
        </w:tc>
      </w:tr>
      <w:tr w:rsidR="006B3BE4" w14:paraId="7D0FFDDE" w14:textId="77777777" w:rsidTr="00AA7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7CED612" w14:textId="5F4A2604" w:rsidR="006B3BE4" w:rsidRDefault="00AA7C89">
            <w:pPr>
              <w:widowControl w:val="0"/>
              <w:rPr>
                <w:rFonts w:asciiTheme="minorHAnsi" w:eastAsia="Times New Roman" w:hAnsiTheme="minorHAnsi" w:cs="Times New Roman"/>
              </w:rPr>
            </w:pPr>
            <w:r>
              <w:rPr>
                <w:rFonts w:asciiTheme="minorHAnsi" w:eastAsia="Times New Roman" w:hAnsiTheme="minorHAnsi" w:cs="Times New Roman"/>
              </w:rPr>
              <w:t>R</w:t>
            </w:r>
            <w:r w:rsidRPr="00AA7C89">
              <w:rPr>
                <w:rFonts w:asciiTheme="minorHAnsi" w:eastAsia="Times New Roman" w:hAnsiTheme="minorHAnsi" w:cs="Times New Roman"/>
                <w:vertAlign w:val="superscript"/>
              </w:rPr>
              <w:t>2</w:t>
            </w:r>
          </w:p>
        </w:tc>
        <w:tc>
          <w:tcPr>
            <w:tcW w:w="2693" w:type="dxa"/>
          </w:tcPr>
          <w:p w14:paraId="64F7449C" w14:textId="2560DF77" w:rsidR="006B3BE4" w:rsidRDefault="00AA7C89">
            <w:pPr>
              <w:widowControl w:val="0"/>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0.995 ± 0.005</w:t>
            </w:r>
          </w:p>
        </w:tc>
      </w:tr>
      <w:tr w:rsidR="00AA7C89" w14:paraId="3D19DCF2" w14:textId="77777777" w:rsidTr="00AA7C89">
        <w:tc>
          <w:tcPr>
            <w:cnfStyle w:val="001000000000" w:firstRow="0" w:lastRow="0" w:firstColumn="1" w:lastColumn="0" w:oddVBand="0" w:evenVBand="0" w:oddHBand="0" w:evenHBand="0" w:firstRowFirstColumn="0" w:firstRowLastColumn="0" w:lastRowFirstColumn="0" w:lastRowLastColumn="0"/>
            <w:tcW w:w="2518" w:type="dxa"/>
          </w:tcPr>
          <w:p w14:paraId="6CF5F879" w14:textId="2442DB4C" w:rsidR="00AA7C89" w:rsidRDefault="00AA7C89">
            <w:pPr>
              <w:widowControl w:val="0"/>
              <w:rPr>
                <w:rFonts w:asciiTheme="minorHAnsi" w:eastAsia="Times New Roman" w:hAnsiTheme="minorHAnsi" w:cs="Times New Roman"/>
              </w:rPr>
            </w:pPr>
            <w:r>
              <w:rPr>
                <w:rFonts w:asciiTheme="minorHAnsi" w:eastAsia="Times New Roman" w:hAnsiTheme="minorHAnsi" w:cs="Times New Roman"/>
              </w:rPr>
              <w:t xml:space="preserve">LOD, </w:t>
            </w:r>
            <w:proofErr w:type="spellStart"/>
            <w:r>
              <w:rPr>
                <w:rFonts w:asciiTheme="minorHAnsi" w:eastAsia="Times New Roman" w:hAnsiTheme="minorHAnsi" w:cs="Times New Roman"/>
              </w:rPr>
              <w:t>nM</w:t>
            </w:r>
            <w:proofErr w:type="spellEnd"/>
            <w:r>
              <w:rPr>
                <w:rFonts w:asciiTheme="minorHAnsi" w:eastAsia="Times New Roman" w:hAnsiTheme="minorHAnsi" w:cs="Times New Roman"/>
              </w:rPr>
              <w:t xml:space="preserve"> (µg/L)</w:t>
            </w:r>
          </w:p>
        </w:tc>
        <w:tc>
          <w:tcPr>
            <w:tcW w:w="2693" w:type="dxa"/>
          </w:tcPr>
          <w:p w14:paraId="334A1BD1" w14:textId="25BC56E4" w:rsidR="00AA7C89" w:rsidRDefault="00AA7C89" w:rsidP="00AA7C89">
            <w:pPr>
              <w:widowControl w:val="0"/>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Pr>
                <w:rFonts w:asciiTheme="minorHAnsi" w:eastAsia="Times New Roman" w:hAnsiTheme="minorHAnsi" w:cs="Times New Roman"/>
              </w:rPr>
              <w:t>0.61 ± 0.13 (0.15 ± 0.03)</w:t>
            </w:r>
          </w:p>
        </w:tc>
      </w:tr>
    </w:tbl>
    <w:p w14:paraId="2B2E8BBE" w14:textId="139FBF9A" w:rsidR="006B3BE4" w:rsidRPr="00C23488" w:rsidRDefault="006B3BE4">
      <w:pPr>
        <w:widowControl w:val="0"/>
        <w:spacing w:line="240" w:lineRule="auto"/>
        <w:ind w:left="640" w:hanging="640"/>
        <w:rPr>
          <w:rFonts w:asciiTheme="minorHAnsi" w:eastAsia="Times New Roman" w:hAnsiTheme="minorHAnsi" w:cs="Times New Roman"/>
        </w:rPr>
      </w:pPr>
    </w:p>
    <w:sectPr w:rsidR="006B3BE4" w:rsidRPr="00C23488">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90720" w14:textId="77777777" w:rsidR="002F47B1" w:rsidRDefault="002F47B1" w:rsidP="00E20F12">
      <w:pPr>
        <w:spacing w:after="0" w:line="240" w:lineRule="auto"/>
      </w:pPr>
      <w:r>
        <w:separator/>
      </w:r>
    </w:p>
  </w:endnote>
  <w:endnote w:type="continuationSeparator" w:id="0">
    <w:p w14:paraId="226DE435" w14:textId="77777777" w:rsidR="002F47B1" w:rsidRDefault="002F47B1" w:rsidP="00E2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06DD" w14:textId="77777777" w:rsidR="002F47B1" w:rsidRDefault="002F47B1" w:rsidP="00E20F12">
      <w:pPr>
        <w:spacing w:after="0" w:line="240" w:lineRule="auto"/>
      </w:pPr>
      <w:r>
        <w:separator/>
      </w:r>
    </w:p>
  </w:footnote>
  <w:footnote w:type="continuationSeparator" w:id="0">
    <w:p w14:paraId="63780BE3" w14:textId="77777777" w:rsidR="002F47B1" w:rsidRDefault="002F47B1" w:rsidP="00E20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5881"/>
    <w:multiLevelType w:val="multilevel"/>
    <w:tmpl w:val="2B14F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5F6D70"/>
    <w:multiLevelType w:val="multilevel"/>
    <w:tmpl w:val="7F5C8B4A"/>
    <w:lvl w:ilvl="0">
      <w:start w:val="1"/>
      <w:numFmt w:val="decimal"/>
      <w:lvlText w:val="%1."/>
      <w:lvlJc w:val="left"/>
      <w:pPr>
        <w:ind w:left="928"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29345E92"/>
    <w:multiLevelType w:val="hybridMultilevel"/>
    <w:tmpl w:val="9EA0F26A"/>
    <w:lvl w:ilvl="0" w:tplc="28F45C22">
      <w:start w:val="1"/>
      <w:numFmt w:val="decimal"/>
      <w:lvlText w:val="%1."/>
      <w:lvlJc w:val="right"/>
      <w:pPr>
        <w:ind w:left="72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820AB4"/>
    <w:multiLevelType w:val="multilevel"/>
    <w:tmpl w:val="95C4F5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E0F637C"/>
    <w:multiLevelType w:val="hybridMultilevel"/>
    <w:tmpl w:val="AF946880"/>
    <w:lvl w:ilvl="0" w:tplc="ABA2DB3C">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0B173F0"/>
    <w:multiLevelType w:val="hybridMultilevel"/>
    <w:tmpl w:val="13783CA6"/>
    <w:lvl w:ilvl="0" w:tplc="28F45C22">
      <w:start w:val="1"/>
      <w:numFmt w:val="decimal"/>
      <w:lvlText w:val="%1."/>
      <w:lvlJc w:val="right"/>
      <w:pPr>
        <w:ind w:left="72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DDE7242"/>
    <w:multiLevelType w:val="multilevel"/>
    <w:tmpl w:val="5644E0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6"/>
  </w:num>
  <w:num w:numId="5">
    <w:abstractNumId w:val="5"/>
  </w:num>
  <w:num w:numId="6">
    <w:abstractNumId w:val="4"/>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Lopez De Miguel">
    <w15:presenceInfo w15:providerId="AD" w15:userId="S-1-12-1-2063029167-1150800023-1451358383-235271972"/>
  </w15:person>
  <w15:person w15:author="Manel Lopez">
    <w15:presenceInfo w15:providerId="Windows Live" w15:userId="bcfa24a785f6ce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ensors Actuator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vfxdtsz35waw4e0pfa5d9ee05rawfdaxf0p&quot;&gt;JPablo&lt;record-ids&gt;&lt;item&gt;12&lt;/item&gt;&lt;item&gt;91&lt;/item&gt;&lt;item&gt;189&lt;/item&gt;&lt;item&gt;214&lt;/item&gt;&lt;/record-ids&gt;&lt;/item&gt;&lt;/Libraries&gt;"/>
  </w:docVars>
  <w:rsids>
    <w:rsidRoot w:val="005C4148"/>
    <w:rsid w:val="00003CCE"/>
    <w:rsid w:val="00005B9F"/>
    <w:rsid w:val="0000751D"/>
    <w:rsid w:val="000279E7"/>
    <w:rsid w:val="000329BA"/>
    <w:rsid w:val="0003661F"/>
    <w:rsid w:val="00040E97"/>
    <w:rsid w:val="000425AA"/>
    <w:rsid w:val="00044088"/>
    <w:rsid w:val="00045C2E"/>
    <w:rsid w:val="0004617C"/>
    <w:rsid w:val="00060C0A"/>
    <w:rsid w:val="00061855"/>
    <w:rsid w:val="00071EEC"/>
    <w:rsid w:val="00073008"/>
    <w:rsid w:val="00075539"/>
    <w:rsid w:val="00094050"/>
    <w:rsid w:val="000A2503"/>
    <w:rsid w:val="000A3229"/>
    <w:rsid w:val="000A4F73"/>
    <w:rsid w:val="000A5C12"/>
    <w:rsid w:val="000A6FBF"/>
    <w:rsid w:val="000B1384"/>
    <w:rsid w:val="000B3C3D"/>
    <w:rsid w:val="000B77BB"/>
    <w:rsid w:val="000C0A83"/>
    <w:rsid w:val="000C1F37"/>
    <w:rsid w:val="000D2D44"/>
    <w:rsid w:val="000D706C"/>
    <w:rsid w:val="000D7E62"/>
    <w:rsid w:val="000E1E89"/>
    <w:rsid w:val="000F01FD"/>
    <w:rsid w:val="000F1809"/>
    <w:rsid w:val="00103DEC"/>
    <w:rsid w:val="001052BF"/>
    <w:rsid w:val="00105946"/>
    <w:rsid w:val="0011235E"/>
    <w:rsid w:val="00116B83"/>
    <w:rsid w:val="00117151"/>
    <w:rsid w:val="00124514"/>
    <w:rsid w:val="00147A73"/>
    <w:rsid w:val="00154B9C"/>
    <w:rsid w:val="00160058"/>
    <w:rsid w:val="00161FC5"/>
    <w:rsid w:val="00167DBA"/>
    <w:rsid w:val="00175030"/>
    <w:rsid w:val="00180BFC"/>
    <w:rsid w:val="00196889"/>
    <w:rsid w:val="001A3F76"/>
    <w:rsid w:val="001A445E"/>
    <w:rsid w:val="001A5245"/>
    <w:rsid w:val="001B3A85"/>
    <w:rsid w:val="001C3376"/>
    <w:rsid w:val="001F3072"/>
    <w:rsid w:val="001F31CE"/>
    <w:rsid w:val="002013C5"/>
    <w:rsid w:val="002036CD"/>
    <w:rsid w:val="0020528E"/>
    <w:rsid w:val="00220AB1"/>
    <w:rsid w:val="00237F60"/>
    <w:rsid w:val="00240626"/>
    <w:rsid w:val="00252ADB"/>
    <w:rsid w:val="0025392E"/>
    <w:rsid w:val="00254B8C"/>
    <w:rsid w:val="002564EF"/>
    <w:rsid w:val="0026596B"/>
    <w:rsid w:val="00266795"/>
    <w:rsid w:val="00270C98"/>
    <w:rsid w:val="00287930"/>
    <w:rsid w:val="0029182E"/>
    <w:rsid w:val="0029183C"/>
    <w:rsid w:val="00293F1D"/>
    <w:rsid w:val="002A0BBC"/>
    <w:rsid w:val="002A4C98"/>
    <w:rsid w:val="002A7A59"/>
    <w:rsid w:val="002B560B"/>
    <w:rsid w:val="002B73A2"/>
    <w:rsid w:val="002C0353"/>
    <w:rsid w:val="002C08A0"/>
    <w:rsid w:val="002C2D8E"/>
    <w:rsid w:val="002C52BD"/>
    <w:rsid w:val="002D5FDC"/>
    <w:rsid w:val="002E0D19"/>
    <w:rsid w:val="002E3E9C"/>
    <w:rsid w:val="002E4045"/>
    <w:rsid w:val="002F3A75"/>
    <w:rsid w:val="002F47B1"/>
    <w:rsid w:val="00310BCF"/>
    <w:rsid w:val="00312C9C"/>
    <w:rsid w:val="003160E0"/>
    <w:rsid w:val="00327704"/>
    <w:rsid w:val="00331DA6"/>
    <w:rsid w:val="003346E5"/>
    <w:rsid w:val="003416B0"/>
    <w:rsid w:val="00342E7F"/>
    <w:rsid w:val="0034418B"/>
    <w:rsid w:val="0035173B"/>
    <w:rsid w:val="00360BDF"/>
    <w:rsid w:val="00363262"/>
    <w:rsid w:val="00382BAF"/>
    <w:rsid w:val="0038602A"/>
    <w:rsid w:val="00386099"/>
    <w:rsid w:val="00387F24"/>
    <w:rsid w:val="003951CB"/>
    <w:rsid w:val="0039770F"/>
    <w:rsid w:val="003A0F36"/>
    <w:rsid w:val="003B64D7"/>
    <w:rsid w:val="003C720A"/>
    <w:rsid w:val="003D09E2"/>
    <w:rsid w:val="003E1C4A"/>
    <w:rsid w:val="003E2339"/>
    <w:rsid w:val="003E2790"/>
    <w:rsid w:val="003E7A5C"/>
    <w:rsid w:val="003F3429"/>
    <w:rsid w:val="004012FB"/>
    <w:rsid w:val="004030D9"/>
    <w:rsid w:val="00403AD8"/>
    <w:rsid w:val="004040FD"/>
    <w:rsid w:val="00405041"/>
    <w:rsid w:val="0040596A"/>
    <w:rsid w:val="004165CE"/>
    <w:rsid w:val="00417D92"/>
    <w:rsid w:val="00424EF7"/>
    <w:rsid w:val="0044482B"/>
    <w:rsid w:val="00451FAA"/>
    <w:rsid w:val="00456417"/>
    <w:rsid w:val="004574B6"/>
    <w:rsid w:val="00475494"/>
    <w:rsid w:val="00477AEA"/>
    <w:rsid w:val="00477E06"/>
    <w:rsid w:val="00482960"/>
    <w:rsid w:val="0049106F"/>
    <w:rsid w:val="004A01BB"/>
    <w:rsid w:val="004A3811"/>
    <w:rsid w:val="004A7D0E"/>
    <w:rsid w:val="004B25C3"/>
    <w:rsid w:val="004B278E"/>
    <w:rsid w:val="004B403C"/>
    <w:rsid w:val="004B4B52"/>
    <w:rsid w:val="004D71CA"/>
    <w:rsid w:val="004D7A1A"/>
    <w:rsid w:val="004F362E"/>
    <w:rsid w:val="004F7A52"/>
    <w:rsid w:val="00500DB1"/>
    <w:rsid w:val="00502FAB"/>
    <w:rsid w:val="005046AF"/>
    <w:rsid w:val="00505EC0"/>
    <w:rsid w:val="005164CD"/>
    <w:rsid w:val="005255C3"/>
    <w:rsid w:val="0054551E"/>
    <w:rsid w:val="00545DFA"/>
    <w:rsid w:val="005465CC"/>
    <w:rsid w:val="005551DA"/>
    <w:rsid w:val="00556BE8"/>
    <w:rsid w:val="00561381"/>
    <w:rsid w:val="0056249C"/>
    <w:rsid w:val="00570F11"/>
    <w:rsid w:val="00584978"/>
    <w:rsid w:val="005958DE"/>
    <w:rsid w:val="0059643E"/>
    <w:rsid w:val="005A4FA5"/>
    <w:rsid w:val="005A646F"/>
    <w:rsid w:val="005B3A06"/>
    <w:rsid w:val="005C04B1"/>
    <w:rsid w:val="005C4148"/>
    <w:rsid w:val="005C5FFE"/>
    <w:rsid w:val="005D2965"/>
    <w:rsid w:val="005D3344"/>
    <w:rsid w:val="005D7019"/>
    <w:rsid w:val="005D76EE"/>
    <w:rsid w:val="005E2D98"/>
    <w:rsid w:val="005F527F"/>
    <w:rsid w:val="00602CCD"/>
    <w:rsid w:val="006064CC"/>
    <w:rsid w:val="006136D8"/>
    <w:rsid w:val="0062064D"/>
    <w:rsid w:val="00623802"/>
    <w:rsid w:val="00630925"/>
    <w:rsid w:val="00633E88"/>
    <w:rsid w:val="00637033"/>
    <w:rsid w:val="00642271"/>
    <w:rsid w:val="0065154B"/>
    <w:rsid w:val="00653B4A"/>
    <w:rsid w:val="00671986"/>
    <w:rsid w:val="006753B6"/>
    <w:rsid w:val="006825D4"/>
    <w:rsid w:val="006855AB"/>
    <w:rsid w:val="006A7221"/>
    <w:rsid w:val="006B2447"/>
    <w:rsid w:val="006B3BE4"/>
    <w:rsid w:val="006B51AA"/>
    <w:rsid w:val="006C0BE1"/>
    <w:rsid w:val="006C1D80"/>
    <w:rsid w:val="006D0F31"/>
    <w:rsid w:val="006E6179"/>
    <w:rsid w:val="006F3188"/>
    <w:rsid w:val="006F4DE9"/>
    <w:rsid w:val="007070E0"/>
    <w:rsid w:val="00711CEA"/>
    <w:rsid w:val="007120A5"/>
    <w:rsid w:val="007149A7"/>
    <w:rsid w:val="0072064C"/>
    <w:rsid w:val="00720D01"/>
    <w:rsid w:val="00722AFC"/>
    <w:rsid w:val="0073307F"/>
    <w:rsid w:val="00733D1C"/>
    <w:rsid w:val="007343E2"/>
    <w:rsid w:val="007352E8"/>
    <w:rsid w:val="0075144E"/>
    <w:rsid w:val="007517A6"/>
    <w:rsid w:val="00751A6F"/>
    <w:rsid w:val="0075764A"/>
    <w:rsid w:val="007601AF"/>
    <w:rsid w:val="0076152F"/>
    <w:rsid w:val="007769A1"/>
    <w:rsid w:val="00786587"/>
    <w:rsid w:val="0079537B"/>
    <w:rsid w:val="007A0ACB"/>
    <w:rsid w:val="007A4858"/>
    <w:rsid w:val="007B222D"/>
    <w:rsid w:val="007B6556"/>
    <w:rsid w:val="007B718B"/>
    <w:rsid w:val="007C3ECC"/>
    <w:rsid w:val="007D4297"/>
    <w:rsid w:val="007E3B6F"/>
    <w:rsid w:val="007E7944"/>
    <w:rsid w:val="007E7B28"/>
    <w:rsid w:val="007F2D1C"/>
    <w:rsid w:val="00802B74"/>
    <w:rsid w:val="008078C0"/>
    <w:rsid w:val="008113D0"/>
    <w:rsid w:val="00812D92"/>
    <w:rsid w:val="00816250"/>
    <w:rsid w:val="00820195"/>
    <w:rsid w:val="00840347"/>
    <w:rsid w:val="00853F9F"/>
    <w:rsid w:val="008544F6"/>
    <w:rsid w:val="00863B52"/>
    <w:rsid w:val="0088027B"/>
    <w:rsid w:val="008834DF"/>
    <w:rsid w:val="008853BD"/>
    <w:rsid w:val="008854F6"/>
    <w:rsid w:val="008A35DA"/>
    <w:rsid w:val="008B3BA3"/>
    <w:rsid w:val="008B4A4E"/>
    <w:rsid w:val="008D0C24"/>
    <w:rsid w:val="008D0EAA"/>
    <w:rsid w:val="008D2810"/>
    <w:rsid w:val="008D5C2E"/>
    <w:rsid w:val="008D6A2A"/>
    <w:rsid w:val="009062E6"/>
    <w:rsid w:val="009077AF"/>
    <w:rsid w:val="009202BD"/>
    <w:rsid w:val="00942BA5"/>
    <w:rsid w:val="00943632"/>
    <w:rsid w:val="00945DB4"/>
    <w:rsid w:val="00952D90"/>
    <w:rsid w:val="00955880"/>
    <w:rsid w:val="009575CB"/>
    <w:rsid w:val="00984AD0"/>
    <w:rsid w:val="00990656"/>
    <w:rsid w:val="00991FAB"/>
    <w:rsid w:val="00994A45"/>
    <w:rsid w:val="00996883"/>
    <w:rsid w:val="009B394E"/>
    <w:rsid w:val="009B65FD"/>
    <w:rsid w:val="009C5BB1"/>
    <w:rsid w:val="009E283F"/>
    <w:rsid w:val="009E2F46"/>
    <w:rsid w:val="009E3624"/>
    <w:rsid w:val="009E5E7C"/>
    <w:rsid w:val="009F18EF"/>
    <w:rsid w:val="00A00A91"/>
    <w:rsid w:val="00A073EF"/>
    <w:rsid w:val="00A11908"/>
    <w:rsid w:val="00A11D8A"/>
    <w:rsid w:val="00A14F0B"/>
    <w:rsid w:val="00A25482"/>
    <w:rsid w:val="00A263CD"/>
    <w:rsid w:val="00A32261"/>
    <w:rsid w:val="00A3603F"/>
    <w:rsid w:val="00A3690E"/>
    <w:rsid w:val="00A369EC"/>
    <w:rsid w:val="00A40902"/>
    <w:rsid w:val="00A47319"/>
    <w:rsid w:val="00A5205D"/>
    <w:rsid w:val="00A578D7"/>
    <w:rsid w:val="00A624B5"/>
    <w:rsid w:val="00A7493D"/>
    <w:rsid w:val="00A854EF"/>
    <w:rsid w:val="00A91033"/>
    <w:rsid w:val="00AA7C89"/>
    <w:rsid w:val="00AB380E"/>
    <w:rsid w:val="00AB4DFC"/>
    <w:rsid w:val="00AB7051"/>
    <w:rsid w:val="00AC09FB"/>
    <w:rsid w:val="00AC5477"/>
    <w:rsid w:val="00AD0D48"/>
    <w:rsid w:val="00AD1554"/>
    <w:rsid w:val="00AD1C03"/>
    <w:rsid w:val="00AD2755"/>
    <w:rsid w:val="00AD371F"/>
    <w:rsid w:val="00AD78E4"/>
    <w:rsid w:val="00AE19D0"/>
    <w:rsid w:val="00AE626C"/>
    <w:rsid w:val="00B04F5F"/>
    <w:rsid w:val="00B07C02"/>
    <w:rsid w:val="00B11667"/>
    <w:rsid w:val="00B1534E"/>
    <w:rsid w:val="00B37E58"/>
    <w:rsid w:val="00B44C6D"/>
    <w:rsid w:val="00B44E78"/>
    <w:rsid w:val="00B51B74"/>
    <w:rsid w:val="00B5374A"/>
    <w:rsid w:val="00B730B4"/>
    <w:rsid w:val="00B757F9"/>
    <w:rsid w:val="00B75C40"/>
    <w:rsid w:val="00B84132"/>
    <w:rsid w:val="00BA1642"/>
    <w:rsid w:val="00BB536A"/>
    <w:rsid w:val="00BD13D9"/>
    <w:rsid w:val="00BD514C"/>
    <w:rsid w:val="00BE0DBC"/>
    <w:rsid w:val="00BE4539"/>
    <w:rsid w:val="00BF0614"/>
    <w:rsid w:val="00BF1800"/>
    <w:rsid w:val="00BF4903"/>
    <w:rsid w:val="00C12D80"/>
    <w:rsid w:val="00C14903"/>
    <w:rsid w:val="00C151B8"/>
    <w:rsid w:val="00C163A1"/>
    <w:rsid w:val="00C23488"/>
    <w:rsid w:val="00C236AD"/>
    <w:rsid w:val="00C36D57"/>
    <w:rsid w:val="00C37DE5"/>
    <w:rsid w:val="00C40F01"/>
    <w:rsid w:val="00C6127C"/>
    <w:rsid w:val="00C6251B"/>
    <w:rsid w:val="00C644E8"/>
    <w:rsid w:val="00C70789"/>
    <w:rsid w:val="00C83AB7"/>
    <w:rsid w:val="00C8667C"/>
    <w:rsid w:val="00C959DE"/>
    <w:rsid w:val="00C961F4"/>
    <w:rsid w:val="00C97E93"/>
    <w:rsid w:val="00CA0872"/>
    <w:rsid w:val="00CB1699"/>
    <w:rsid w:val="00CB58A9"/>
    <w:rsid w:val="00CD436B"/>
    <w:rsid w:val="00CE6813"/>
    <w:rsid w:val="00CF1761"/>
    <w:rsid w:val="00CF423A"/>
    <w:rsid w:val="00D14696"/>
    <w:rsid w:val="00D20332"/>
    <w:rsid w:val="00D26A00"/>
    <w:rsid w:val="00D26E05"/>
    <w:rsid w:val="00D30FA7"/>
    <w:rsid w:val="00D3508F"/>
    <w:rsid w:val="00D361E4"/>
    <w:rsid w:val="00D50B94"/>
    <w:rsid w:val="00D51805"/>
    <w:rsid w:val="00D5255C"/>
    <w:rsid w:val="00D53F40"/>
    <w:rsid w:val="00D57B96"/>
    <w:rsid w:val="00D60630"/>
    <w:rsid w:val="00D834E8"/>
    <w:rsid w:val="00D8492E"/>
    <w:rsid w:val="00D866AE"/>
    <w:rsid w:val="00DA2247"/>
    <w:rsid w:val="00DA76CE"/>
    <w:rsid w:val="00DA7E35"/>
    <w:rsid w:val="00DB1561"/>
    <w:rsid w:val="00DB2F35"/>
    <w:rsid w:val="00DB4FBA"/>
    <w:rsid w:val="00DB6DC7"/>
    <w:rsid w:val="00DC79CC"/>
    <w:rsid w:val="00DF2A60"/>
    <w:rsid w:val="00DF778C"/>
    <w:rsid w:val="00DF7DFE"/>
    <w:rsid w:val="00E027BD"/>
    <w:rsid w:val="00E03285"/>
    <w:rsid w:val="00E0443C"/>
    <w:rsid w:val="00E13F3E"/>
    <w:rsid w:val="00E140DF"/>
    <w:rsid w:val="00E141B3"/>
    <w:rsid w:val="00E1594D"/>
    <w:rsid w:val="00E20CC3"/>
    <w:rsid w:val="00E20F12"/>
    <w:rsid w:val="00E2280C"/>
    <w:rsid w:val="00E229D6"/>
    <w:rsid w:val="00E25B3E"/>
    <w:rsid w:val="00E30621"/>
    <w:rsid w:val="00E34745"/>
    <w:rsid w:val="00E37704"/>
    <w:rsid w:val="00E4351D"/>
    <w:rsid w:val="00E50668"/>
    <w:rsid w:val="00E54D2A"/>
    <w:rsid w:val="00E672CD"/>
    <w:rsid w:val="00E70693"/>
    <w:rsid w:val="00E72349"/>
    <w:rsid w:val="00E7656F"/>
    <w:rsid w:val="00E80A38"/>
    <w:rsid w:val="00E82FDF"/>
    <w:rsid w:val="00E85474"/>
    <w:rsid w:val="00E860CD"/>
    <w:rsid w:val="00EA14F3"/>
    <w:rsid w:val="00EA25E7"/>
    <w:rsid w:val="00EA2D22"/>
    <w:rsid w:val="00EA5BA1"/>
    <w:rsid w:val="00EB26C0"/>
    <w:rsid w:val="00EB79DF"/>
    <w:rsid w:val="00EC11C1"/>
    <w:rsid w:val="00EC1489"/>
    <w:rsid w:val="00EC193B"/>
    <w:rsid w:val="00EC1D61"/>
    <w:rsid w:val="00EC23E2"/>
    <w:rsid w:val="00EC373C"/>
    <w:rsid w:val="00EC4DAF"/>
    <w:rsid w:val="00EC5BBE"/>
    <w:rsid w:val="00ED5782"/>
    <w:rsid w:val="00EE233D"/>
    <w:rsid w:val="00EE2D38"/>
    <w:rsid w:val="00EF6383"/>
    <w:rsid w:val="00EF741F"/>
    <w:rsid w:val="00F0651A"/>
    <w:rsid w:val="00F11010"/>
    <w:rsid w:val="00F12E5C"/>
    <w:rsid w:val="00F13890"/>
    <w:rsid w:val="00F13E23"/>
    <w:rsid w:val="00F14566"/>
    <w:rsid w:val="00F15924"/>
    <w:rsid w:val="00F16656"/>
    <w:rsid w:val="00F24E8C"/>
    <w:rsid w:val="00F35DE5"/>
    <w:rsid w:val="00F365F3"/>
    <w:rsid w:val="00F36811"/>
    <w:rsid w:val="00F3794C"/>
    <w:rsid w:val="00F41A95"/>
    <w:rsid w:val="00F444B9"/>
    <w:rsid w:val="00F50F8C"/>
    <w:rsid w:val="00F56D43"/>
    <w:rsid w:val="00F61990"/>
    <w:rsid w:val="00F705F3"/>
    <w:rsid w:val="00F70D93"/>
    <w:rsid w:val="00F762C3"/>
    <w:rsid w:val="00F766AB"/>
    <w:rsid w:val="00F904F0"/>
    <w:rsid w:val="00FA236A"/>
    <w:rsid w:val="00FA2C92"/>
    <w:rsid w:val="00FB4B50"/>
    <w:rsid w:val="00FB55B0"/>
    <w:rsid w:val="00FB60BC"/>
    <w:rsid w:val="00FC466F"/>
    <w:rsid w:val="00FC5BB7"/>
    <w:rsid w:val="00FC6745"/>
    <w:rsid w:val="00FC7552"/>
    <w:rsid w:val="00FD25AB"/>
    <w:rsid w:val="00FD436B"/>
    <w:rsid w:val="00FD5156"/>
    <w:rsid w:val="00FD5AA2"/>
    <w:rsid w:val="00FD5BDC"/>
    <w:rsid w:val="00FE76E3"/>
    <w:rsid w:val="00FF133D"/>
    <w:rsid w:val="00FF3608"/>
    <w:rsid w:val="00FF70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D3EC9"/>
  <w15:docId w15:val="{77BF4A61-0FBB-44C1-B03C-7CD67576E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BB"/>
  </w:style>
  <w:style w:type="paragraph" w:styleId="Ttol1">
    <w:name w:val="heading 1"/>
    <w:basedOn w:val="Normal"/>
    <w:next w:val="Normal"/>
    <w:pPr>
      <w:keepNext/>
      <w:keepLines/>
      <w:spacing w:before="480" w:after="120"/>
      <w:outlineLvl w:val="0"/>
    </w:pPr>
    <w:rPr>
      <w:b/>
      <w:sz w:val="48"/>
      <w:szCs w:val="48"/>
    </w:rPr>
  </w:style>
  <w:style w:type="paragraph" w:styleId="Ttol2">
    <w:name w:val="heading 2"/>
    <w:basedOn w:val="Normal"/>
    <w:next w:val="Normal"/>
    <w:pPr>
      <w:keepNext/>
      <w:keepLines/>
      <w:spacing w:before="360" w:after="80"/>
      <w:outlineLvl w:val="1"/>
    </w:pPr>
    <w:rPr>
      <w:b/>
      <w:sz w:val="36"/>
      <w:szCs w:val="36"/>
    </w:rPr>
  </w:style>
  <w:style w:type="paragraph" w:styleId="Ttol3">
    <w:name w:val="heading 3"/>
    <w:basedOn w:val="Normal"/>
    <w:next w:val="Normal"/>
    <w:pPr>
      <w:keepNext/>
      <w:keepLines/>
      <w:spacing w:before="280" w:after="80"/>
      <w:outlineLvl w:val="2"/>
    </w:pPr>
    <w:rPr>
      <w:b/>
      <w:sz w:val="28"/>
      <w:szCs w:val="28"/>
    </w:rPr>
  </w:style>
  <w:style w:type="paragraph" w:styleId="Ttol4">
    <w:name w:val="heading 4"/>
    <w:basedOn w:val="Normal"/>
    <w:next w:val="Normal"/>
    <w:pPr>
      <w:keepNext/>
      <w:keepLines/>
      <w:spacing w:before="240" w:after="40"/>
      <w:outlineLvl w:val="3"/>
    </w:pPr>
    <w:rPr>
      <w:b/>
      <w:sz w:val="24"/>
      <w:szCs w:val="24"/>
    </w:rPr>
  </w:style>
  <w:style w:type="paragraph" w:styleId="Ttol5">
    <w:name w:val="heading 5"/>
    <w:basedOn w:val="Normal"/>
    <w:next w:val="Normal"/>
    <w:pPr>
      <w:keepNext/>
      <w:keepLines/>
      <w:spacing w:before="220" w:after="40"/>
      <w:outlineLvl w:val="4"/>
    </w:pPr>
    <w:rPr>
      <w:b/>
    </w:rPr>
  </w:style>
  <w:style w:type="paragraph" w:styleId="Ttol6">
    <w:name w:val="heading 6"/>
    <w:basedOn w:val="Normal"/>
    <w:next w:val="Normal"/>
    <w:pPr>
      <w:keepNext/>
      <w:keepLines/>
      <w:spacing w:before="200" w:after="40"/>
      <w:outlineLvl w:val="5"/>
    </w:pPr>
    <w:rPr>
      <w:b/>
      <w:sz w:val="20"/>
      <w:szCs w:val="20"/>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ol">
    <w:name w:val="Title"/>
    <w:basedOn w:val="Normal"/>
    <w:next w:val="Normal"/>
    <w:pPr>
      <w:keepNext/>
      <w:keepLines/>
      <w:spacing w:before="480" w:after="120"/>
    </w:pPr>
    <w:rPr>
      <w:b/>
      <w:sz w:val="72"/>
      <w:szCs w:val="72"/>
    </w:rPr>
  </w:style>
  <w:style w:type="character" w:styleId="Enlla">
    <w:name w:val="Hyperlink"/>
    <w:basedOn w:val="Lletraperdefectedelpargraf"/>
    <w:uiPriority w:val="99"/>
    <w:unhideWhenUsed/>
    <w:rsid w:val="00B54643"/>
    <w:rPr>
      <w:color w:val="0563C1" w:themeColor="hyperlink"/>
      <w:u w:val="single"/>
    </w:rPr>
  </w:style>
  <w:style w:type="character" w:customStyle="1" w:styleId="Mencisenseresoldre1">
    <w:name w:val="Menció sense resoldre1"/>
    <w:basedOn w:val="Lletraperdefectedelpargraf"/>
    <w:uiPriority w:val="99"/>
    <w:rsid w:val="00B54643"/>
    <w:rPr>
      <w:color w:val="605E5C"/>
      <w:shd w:val="clear" w:color="auto" w:fill="E1DFDD"/>
    </w:rPr>
  </w:style>
  <w:style w:type="paragraph" w:styleId="Pargrafdellista">
    <w:name w:val="List Paragraph"/>
    <w:basedOn w:val="Normal"/>
    <w:uiPriority w:val="34"/>
    <w:qFormat/>
    <w:rsid w:val="00B54643"/>
    <w:pPr>
      <w:ind w:left="720"/>
      <w:contextualSpacing/>
    </w:pPr>
  </w:style>
  <w:style w:type="table" w:styleId="Taulaambquadrcula">
    <w:name w:val="Table Grid"/>
    <w:basedOn w:val="Taulanormal"/>
    <w:uiPriority w:val="39"/>
    <w:rsid w:val="0026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deglobus">
    <w:name w:val="Balloon Text"/>
    <w:basedOn w:val="Normal"/>
    <w:link w:val="TextdeglobusCar"/>
    <w:uiPriority w:val="99"/>
    <w:semiHidden/>
    <w:unhideWhenUsed/>
    <w:rsid w:val="00355F32"/>
    <w:pPr>
      <w:spacing w:after="0" w:line="240" w:lineRule="auto"/>
    </w:pPr>
    <w:rPr>
      <w:rFonts w:ascii="Times New Roman" w:hAnsi="Times New Roman" w:cs="Times New Roman"/>
      <w:sz w:val="18"/>
      <w:szCs w:val="18"/>
    </w:rPr>
  </w:style>
  <w:style w:type="character" w:customStyle="1" w:styleId="TextdeglobusCar">
    <w:name w:val="Text de globus Car"/>
    <w:basedOn w:val="Lletraperdefectedelpargraf"/>
    <w:link w:val="Textdeglobus"/>
    <w:uiPriority w:val="99"/>
    <w:semiHidden/>
    <w:rsid w:val="00355F32"/>
    <w:rPr>
      <w:rFonts w:ascii="Times New Roman" w:hAnsi="Times New Roman" w:cs="Times New Roman"/>
      <w:sz w:val="18"/>
      <w:szCs w:val="18"/>
      <w:lang w:val="en-US"/>
    </w:rPr>
  </w:style>
  <w:style w:type="character" w:styleId="Refernciadecomentari">
    <w:name w:val="annotation reference"/>
    <w:basedOn w:val="Lletraperdefectedelpargraf"/>
    <w:uiPriority w:val="99"/>
    <w:semiHidden/>
    <w:unhideWhenUsed/>
    <w:rsid w:val="00CA3285"/>
    <w:rPr>
      <w:sz w:val="16"/>
      <w:szCs w:val="16"/>
    </w:rPr>
  </w:style>
  <w:style w:type="paragraph" w:styleId="Textdecomentari">
    <w:name w:val="annotation text"/>
    <w:basedOn w:val="Normal"/>
    <w:link w:val="TextdecomentariCar"/>
    <w:uiPriority w:val="99"/>
    <w:unhideWhenUsed/>
    <w:rsid w:val="00CA3285"/>
    <w:pPr>
      <w:spacing w:line="240" w:lineRule="auto"/>
    </w:pPr>
    <w:rPr>
      <w:sz w:val="20"/>
      <w:szCs w:val="20"/>
    </w:rPr>
  </w:style>
  <w:style w:type="character" w:customStyle="1" w:styleId="TextdecomentariCar">
    <w:name w:val="Text de comentari Car"/>
    <w:basedOn w:val="Lletraperdefectedelpargraf"/>
    <w:link w:val="Textdecomentari"/>
    <w:uiPriority w:val="99"/>
    <w:rsid w:val="00CA3285"/>
    <w:rPr>
      <w:sz w:val="20"/>
      <w:szCs w:val="20"/>
      <w:lang w:val="en-US"/>
    </w:rPr>
  </w:style>
  <w:style w:type="paragraph" w:styleId="Temadelcomentari">
    <w:name w:val="annotation subject"/>
    <w:basedOn w:val="Textdecomentari"/>
    <w:next w:val="Textdecomentari"/>
    <w:link w:val="TemadelcomentariCar"/>
    <w:uiPriority w:val="99"/>
    <w:semiHidden/>
    <w:unhideWhenUsed/>
    <w:rsid w:val="00CA3285"/>
    <w:rPr>
      <w:b/>
      <w:bCs/>
    </w:rPr>
  </w:style>
  <w:style w:type="character" w:customStyle="1" w:styleId="TemadelcomentariCar">
    <w:name w:val="Tema del comentari Car"/>
    <w:basedOn w:val="TextdecomentariCar"/>
    <w:link w:val="Temadelcomentari"/>
    <w:uiPriority w:val="99"/>
    <w:semiHidden/>
    <w:rsid w:val="00CA3285"/>
    <w:rPr>
      <w:b/>
      <w:bCs/>
      <w:sz w:val="20"/>
      <w:szCs w:val="20"/>
      <w:lang w:val="en-US"/>
    </w:rPr>
  </w:style>
  <w:style w:type="paragraph" w:styleId="Subttol">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customStyle="1" w:styleId="EndNoteBibliographyTitle">
    <w:name w:val="EndNote Bibliography Title"/>
    <w:basedOn w:val="Normal"/>
    <w:link w:val="EndNoteBibliographyTitleCar"/>
    <w:rsid w:val="009F18EF"/>
    <w:pPr>
      <w:spacing w:after="0"/>
      <w:jc w:val="center"/>
    </w:pPr>
    <w:rPr>
      <w:noProof/>
      <w:lang w:val="es-ES"/>
    </w:rPr>
  </w:style>
  <w:style w:type="character" w:customStyle="1" w:styleId="EndNoteBibliographyTitleCar">
    <w:name w:val="EndNote Bibliography Title Car"/>
    <w:basedOn w:val="Lletraperdefectedelpargraf"/>
    <w:link w:val="EndNoteBibliographyTitle"/>
    <w:rsid w:val="009F18EF"/>
    <w:rPr>
      <w:noProof/>
      <w:lang w:val="es-ES"/>
    </w:rPr>
  </w:style>
  <w:style w:type="paragraph" w:customStyle="1" w:styleId="EndNoteBibliography">
    <w:name w:val="EndNote Bibliography"/>
    <w:basedOn w:val="Normal"/>
    <w:link w:val="EndNoteBibliographyCar"/>
    <w:rsid w:val="009F18EF"/>
    <w:pPr>
      <w:spacing w:line="240" w:lineRule="auto"/>
    </w:pPr>
    <w:rPr>
      <w:noProof/>
      <w:lang w:val="es-ES"/>
    </w:rPr>
  </w:style>
  <w:style w:type="character" w:customStyle="1" w:styleId="EndNoteBibliographyCar">
    <w:name w:val="EndNote Bibliography Car"/>
    <w:basedOn w:val="Lletraperdefectedelpargraf"/>
    <w:link w:val="EndNoteBibliography"/>
    <w:rsid w:val="009F18EF"/>
    <w:rPr>
      <w:noProof/>
      <w:lang w:val="es-ES"/>
    </w:rPr>
  </w:style>
  <w:style w:type="paragraph" w:styleId="Llegenda">
    <w:name w:val="caption"/>
    <w:basedOn w:val="Normal"/>
    <w:next w:val="Normal"/>
    <w:uiPriority w:val="35"/>
    <w:unhideWhenUsed/>
    <w:qFormat/>
    <w:rsid w:val="00A369EC"/>
    <w:pPr>
      <w:spacing w:line="240" w:lineRule="auto"/>
    </w:pPr>
    <w:rPr>
      <w:b/>
      <w:bCs/>
      <w:color w:val="4472C4" w:themeColor="accent1"/>
      <w:sz w:val="18"/>
      <w:szCs w:val="18"/>
    </w:rPr>
  </w:style>
  <w:style w:type="character" w:customStyle="1" w:styleId="Mencinsinresolver1">
    <w:name w:val="Mención sin resolver1"/>
    <w:basedOn w:val="Lletraperdefectedelpargraf"/>
    <w:uiPriority w:val="99"/>
    <w:semiHidden/>
    <w:unhideWhenUsed/>
    <w:rsid w:val="006753B6"/>
    <w:rPr>
      <w:color w:val="605E5C"/>
      <w:shd w:val="clear" w:color="auto" w:fill="E1DFDD"/>
    </w:rPr>
  </w:style>
  <w:style w:type="paragraph" w:styleId="Capalera">
    <w:name w:val="header"/>
    <w:basedOn w:val="Normal"/>
    <w:link w:val="CapaleraCar"/>
    <w:uiPriority w:val="99"/>
    <w:unhideWhenUsed/>
    <w:rsid w:val="00E20F12"/>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E20F12"/>
  </w:style>
  <w:style w:type="paragraph" w:styleId="Peu">
    <w:name w:val="footer"/>
    <w:basedOn w:val="Normal"/>
    <w:link w:val="PeuCar"/>
    <w:uiPriority w:val="99"/>
    <w:unhideWhenUsed/>
    <w:rsid w:val="00E20F12"/>
    <w:pPr>
      <w:tabs>
        <w:tab w:val="center" w:pos="4252"/>
        <w:tab w:val="right" w:pos="8504"/>
      </w:tabs>
      <w:spacing w:after="0" w:line="240" w:lineRule="auto"/>
    </w:pPr>
  </w:style>
  <w:style w:type="character" w:customStyle="1" w:styleId="PeuCar">
    <w:name w:val="Peu Car"/>
    <w:basedOn w:val="Lletraperdefectedelpargraf"/>
    <w:link w:val="Peu"/>
    <w:uiPriority w:val="99"/>
    <w:rsid w:val="00E20F12"/>
  </w:style>
  <w:style w:type="paragraph" w:styleId="Revisi">
    <w:name w:val="Revision"/>
    <w:hidden/>
    <w:uiPriority w:val="99"/>
    <w:semiHidden/>
    <w:rsid w:val="00BB536A"/>
    <w:pPr>
      <w:spacing w:after="0" w:line="240" w:lineRule="auto"/>
    </w:pPr>
  </w:style>
  <w:style w:type="character" w:customStyle="1" w:styleId="Mencinsinresolver2">
    <w:name w:val="Mención sin resolver2"/>
    <w:basedOn w:val="Lletraperdefectedelpargraf"/>
    <w:uiPriority w:val="99"/>
    <w:semiHidden/>
    <w:unhideWhenUsed/>
    <w:rsid w:val="00733D1C"/>
    <w:rPr>
      <w:color w:val="605E5C"/>
      <w:shd w:val="clear" w:color="auto" w:fill="E1DFDD"/>
    </w:rPr>
  </w:style>
  <w:style w:type="table" w:styleId="Ombrejatsuau">
    <w:name w:val="Light Shading"/>
    <w:basedOn w:val="Taulanormal"/>
    <w:uiPriority w:val="60"/>
    <w:rsid w:val="006B3BE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400">
      <w:bodyDiv w:val="1"/>
      <w:marLeft w:val="0"/>
      <w:marRight w:val="0"/>
      <w:marTop w:val="0"/>
      <w:marBottom w:val="0"/>
      <w:divBdr>
        <w:top w:val="none" w:sz="0" w:space="0" w:color="auto"/>
        <w:left w:val="none" w:sz="0" w:space="0" w:color="auto"/>
        <w:bottom w:val="none" w:sz="0" w:space="0" w:color="auto"/>
        <w:right w:val="none" w:sz="0" w:space="0" w:color="auto"/>
      </w:divBdr>
    </w:div>
    <w:div w:id="228422742">
      <w:bodyDiv w:val="1"/>
      <w:marLeft w:val="0"/>
      <w:marRight w:val="0"/>
      <w:marTop w:val="0"/>
      <w:marBottom w:val="0"/>
      <w:divBdr>
        <w:top w:val="none" w:sz="0" w:space="0" w:color="auto"/>
        <w:left w:val="none" w:sz="0" w:space="0" w:color="auto"/>
        <w:bottom w:val="none" w:sz="0" w:space="0" w:color="auto"/>
        <w:right w:val="none" w:sz="0" w:space="0" w:color="auto"/>
      </w:divBdr>
    </w:div>
    <w:div w:id="369494185">
      <w:bodyDiv w:val="1"/>
      <w:marLeft w:val="0"/>
      <w:marRight w:val="0"/>
      <w:marTop w:val="0"/>
      <w:marBottom w:val="0"/>
      <w:divBdr>
        <w:top w:val="none" w:sz="0" w:space="0" w:color="auto"/>
        <w:left w:val="none" w:sz="0" w:space="0" w:color="auto"/>
        <w:bottom w:val="none" w:sz="0" w:space="0" w:color="auto"/>
        <w:right w:val="none" w:sz="0" w:space="0" w:color="auto"/>
      </w:divBdr>
    </w:div>
    <w:div w:id="1035353426">
      <w:bodyDiv w:val="1"/>
      <w:marLeft w:val="0"/>
      <w:marRight w:val="0"/>
      <w:marTop w:val="0"/>
      <w:marBottom w:val="0"/>
      <w:divBdr>
        <w:top w:val="none" w:sz="0" w:space="0" w:color="auto"/>
        <w:left w:val="none" w:sz="0" w:space="0" w:color="auto"/>
        <w:bottom w:val="none" w:sz="0" w:space="0" w:color="auto"/>
        <w:right w:val="none" w:sz="0" w:space="0" w:color="auto"/>
      </w:divBdr>
    </w:div>
    <w:div w:id="1075784785">
      <w:bodyDiv w:val="1"/>
      <w:marLeft w:val="0"/>
      <w:marRight w:val="0"/>
      <w:marTop w:val="0"/>
      <w:marBottom w:val="0"/>
      <w:divBdr>
        <w:top w:val="none" w:sz="0" w:space="0" w:color="auto"/>
        <w:left w:val="none" w:sz="0" w:space="0" w:color="auto"/>
        <w:bottom w:val="none" w:sz="0" w:space="0" w:color="auto"/>
        <w:right w:val="none" w:sz="0" w:space="0" w:color="auto"/>
      </w:divBdr>
    </w:div>
    <w:div w:id="1631859242">
      <w:bodyDiv w:val="1"/>
      <w:marLeft w:val="0"/>
      <w:marRight w:val="0"/>
      <w:marTop w:val="0"/>
      <w:marBottom w:val="0"/>
      <w:divBdr>
        <w:top w:val="none" w:sz="0" w:space="0" w:color="auto"/>
        <w:left w:val="none" w:sz="0" w:space="0" w:color="auto"/>
        <w:bottom w:val="none" w:sz="0" w:space="0" w:color="auto"/>
        <w:right w:val="none" w:sz="0" w:space="0" w:color="auto"/>
      </w:divBdr>
    </w:div>
    <w:div w:id="2005205570">
      <w:bodyDiv w:val="1"/>
      <w:marLeft w:val="0"/>
      <w:marRight w:val="0"/>
      <w:marTop w:val="0"/>
      <w:marBottom w:val="0"/>
      <w:divBdr>
        <w:top w:val="none" w:sz="0" w:space="0" w:color="auto"/>
        <w:left w:val="none" w:sz="0" w:space="0" w:color="auto"/>
        <w:bottom w:val="none" w:sz="0" w:space="0" w:color="auto"/>
        <w:right w:val="none" w:sz="0" w:space="0" w:color="auto"/>
      </w:divBdr>
    </w:div>
    <w:div w:id="2010713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wmf"/><Relationship Id="rId4" Type="http://schemas.openxmlformats.org/officeDocument/2006/relationships/styles" Target="styles.xml"/><Relationship Id="rId9" Type="http://schemas.openxmlformats.org/officeDocument/2006/relationships/hyperlink" Target="mailto:manel.lopez@ub.edu" TargetMode="Externa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ky0Bgk4T/7+Oj56AMu+44qWYBA==">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Wik</b:Tag>
    <b:SourceType>Book</b:SourceType>
    <b:Guid>{33688596-2166-4786-A916-BDEAC618F1AF}</b:Guid>
    <b:Author>
      <b:Author>
        <b:Corporate>Wikipedia</b:Corporate>
      </b:Author>
    </b:Author>
    <b:Title>https://en.wikipedia.org/wiki/Time-division_multiplexing</b:Title>
    <b:RefOrder>1</b:RefOrder>
  </b:Source>
  <b:Source>
    <b:Tag>Wik20</b:Tag>
    <b:SourceType>InternetSite</b:SourceType>
    <b:Guid>{95EC29AF-687B-43F1-BA86-8288F245AE28}</b:Guid>
    <b:Title>Wikipedia</b:Title>
    <b:Year>2020</b:Year>
    <b:Month>12</b:Month>
    <b:Day>02</b:Day>
    <b:URL>https://en.wikipedia.org/wiki/Time-division_multiplexing</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DA2F8D-04EB-4ADF-8EBD-F55973DD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27</Pages>
  <Words>11481</Words>
  <Characters>63150</Characters>
  <Application>Microsoft Office Word</Application>
  <DocSecurity>0</DocSecurity>
  <Lines>526</Lines>
  <Paragraphs>148</Paragraphs>
  <ScaleCrop>false</ScaleCrop>
  <HeadingPairs>
    <vt:vector size="6" baseType="variant">
      <vt:variant>
        <vt:lpstr>Títol</vt:lpstr>
      </vt:variant>
      <vt:variant>
        <vt:i4>1</vt:i4>
      </vt:variant>
      <vt:variant>
        <vt:lpstr>Título</vt:lpstr>
      </vt:variant>
      <vt:variant>
        <vt:i4>1</vt:i4>
      </vt:variant>
      <vt:variant>
        <vt:lpstr>Titolo</vt:lpstr>
      </vt:variant>
      <vt:variant>
        <vt:i4>1</vt:i4>
      </vt:variant>
    </vt:vector>
  </HeadingPairs>
  <TitlesOfParts>
    <vt:vector size="3" baseType="lpstr">
      <vt:lpstr/>
      <vt:lpstr/>
      <vt:lpstr/>
    </vt:vector>
  </TitlesOfParts>
  <Company>CSIC</Company>
  <LinksUpToDate>false</LinksUpToDate>
  <CharactersWithSpaces>74483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Raquel Pruna Morales</dc:creator>
  <cp:lastModifiedBy>Manel Lopez</cp:lastModifiedBy>
  <cp:revision>8</cp:revision>
  <cp:lastPrinted>2021-02-26T17:09:00Z</cp:lastPrinted>
  <dcterms:created xsi:type="dcterms:W3CDTF">2022-01-04T10:38:00Z</dcterms:created>
  <dcterms:modified xsi:type="dcterms:W3CDTF">2022-01-04T12:12:00Z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http://www.zotero.org/styles/chemistry-of-materials</vt:lpwstr>
  </property>
  <property fmtid="{D5CDD505-2E9C-101B-9397-08002B2CF9AE}" pid="7" name="Mendeley Recent Style Name 2_1">
    <vt:lpwstr>Chemistry of Materials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http://www.zotero.org/styles/electrochimica-acta</vt:lpwstr>
  </property>
  <property fmtid="{D5CDD505-2E9C-101B-9397-08002B2CF9AE}" pid="13" name="Mendeley Recent Style Name 5_1">
    <vt:lpwstr>Electrochimica Acta</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http://www.zotero.org/styles/nanoscale</vt:lpwstr>
  </property>
  <property fmtid="{D5CDD505-2E9C-101B-9397-08002B2CF9AE}" pid="21" name="Mendeley Recent Style Name 9_1">
    <vt:lpwstr>Nanoscale</vt:lpwstr>
  </property>
  <property fmtid="{D5CDD505-2E9C-101B-9397-08002B2CF9AE}" pid="22" name="Mendeley Document_1">
    <vt:lpwstr>True</vt:lpwstr>
  </property>
  <property fmtid="{D5CDD505-2E9C-101B-9397-08002B2CF9AE}" pid="23" name="Mendeley Unique User Id_1">
    <vt:lpwstr>c116a857-b40b-366e-aa88-e4e45c6ef99c</vt:lpwstr>
  </property>
  <property fmtid="{D5CDD505-2E9C-101B-9397-08002B2CF9AE}" pid="24" name="Mendeley Citation Style_1">
    <vt:lpwstr>http://www.zotero.org/styles/electrochimica-acta</vt:lpwstr>
  </property>
</Properties>
</file>